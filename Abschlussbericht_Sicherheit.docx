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72" w:type="dxa"/>
        <w:jc w:val="right"/>
        <w:shd w:val="clear" w:color="auto" w:fill="005AA9"/>
        <w:tblLayout w:type="fixed"/>
        <w:tblCellMar>
          <w:left w:w="0" w:type="dxa"/>
          <w:right w:w="0" w:type="dxa"/>
        </w:tblCellMar>
        <w:tblLook w:val="01E0" w:firstRow="1" w:lastRow="1" w:firstColumn="1" w:lastColumn="1" w:noHBand="0" w:noVBand="0"/>
      </w:tblPr>
      <w:tblGrid>
        <w:gridCol w:w="214"/>
        <w:gridCol w:w="8643"/>
        <w:gridCol w:w="215"/>
      </w:tblGrid>
      <w:tr w:rsidR="006F1437" w:rsidRPr="00BE0BE2" w14:paraId="1DDEBDA8" w14:textId="77777777" w:rsidTr="00992015">
        <w:trPr>
          <w:trHeight w:val="916"/>
          <w:jc w:val="right"/>
        </w:trPr>
        <w:tc>
          <w:tcPr>
            <w:tcW w:w="214" w:type="dxa"/>
            <w:tcBorders>
              <w:top w:val="nil"/>
              <w:left w:val="nil"/>
              <w:bottom w:val="nil"/>
              <w:right w:val="nil"/>
            </w:tcBorders>
            <w:shd w:val="clear" w:color="auto" w:fill="005AA9"/>
          </w:tcPr>
          <w:p w14:paraId="1354CBC7" w14:textId="77777777" w:rsidR="006F1437" w:rsidRPr="00BE0BE2" w:rsidRDefault="006F1437" w:rsidP="00E2780F">
            <w:pPr>
              <w:rPr>
                <w:color w:val="FFFFFF"/>
              </w:rPr>
            </w:pPr>
          </w:p>
        </w:tc>
        <w:tc>
          <w:tcPr>
            <w:tcW w:w="8643" w:type="dxa"/>
            <w:tcBorders>
              <w:top w:val="nil"/>
              <w:left w:val="nil"/>
              <w:bottom w:val="nil"/>
              <w:right w:val="nil"/>
            </w:tcBorders>
            <w:shd w:val="clear" w:color="auto" w:fill="005AA9"/>
          </w:tcPr>
          <w:p w14:paraId="371A5734" w14:textId="77777777" w:rsidR="006F1437" w:rsidRPr="00BE0BE2" w:rsidRDefault="006F1437" w:rsidP="00E2780F">
            <w:pPr>
              <w:rPr>
                <w:color w:val="FFFFFF"/>
              </w:rPr>
            </w:pPr>
          </w:p>
        </w:tc>
        <w:tc>
          <w:tcPr>
            <w:tcW w:w="215" w:type="dxa"/>
            <w:tcBorders>
              <w:top w:val="nil"/>
              <w:left w:val="nil"/>
              <w:bottom w:val="nil"/>
              <w:right w:val="nil"/>
            </w:tcBorders>
            <w:shd w:val="clear" w:color="auto" w:fill="005AA9"/>
          </w:tcPr>
          <w:p w14:paraId="08902B6E" w14:textId="77777777" w:rsidR="006F1437" w:rsidRPr="00BE0BE2" w:rsidRDefault="006F1437" w:rsidP="00E2780F">
            <w:pPr>
              <w:rPr>
                <w:color w:val="FFFFFF"/>
              </w:rPr>
            </w:pPr>
          </w:p>
        </w:tc>
      </w:tr>
      <w:tr w:rsidR="006F1437" w:rsidRPr="00203E41" w14:paraId="0AE0D607" w14:textId="77777777" w:rsidTr="00992015">
        <w:trPr>
          <w:jc w:val="right"/>
        </w:trPr>
        <w:tc>
          <w:tcPr>
            <w:tcW w:w="214" w:type="dxa"/>
            <w:tcBorders>
              <w:top w:val="nil"/>
              <w:left w:val="nil"/>
              <w:bottom w:val="nil"/>
              <w:right w:val="nil"/>
            </w:tcBorders>
            <w:shd w:val="clear" w:color="auto" w:fill="005AA9"/>
          </w:tcPr>
          <w:p w14:paraId="051E8D55" w14:textId="77777777" w:rsidR="006F1437" w:rsidRPr="00203E41" w:rsidRDefault="006F1437" w:rsidP="00E2780F">
            <w:pPr>
              <w:pStyle w:val="DeckblattTitel3zeiligwei"/>
            </w:pPr>
          </w:p>
        </w:tc>
        <w:tc>
          <w:tcPr>
            <w:tcW w:w="8643" w:type="dxa"/>
            <w:tcBorders>
              <w:top w:val="nil"/>
              <w:left w:val="nil"/>
              <w:bottom w:val="nil"/>
              <w:right w:val="nil"/>
            </w:tcBorders>
            <w:shd w:val="clear" w:color="auto" w:fill="005AA9"/>
          </w:tcPr>
          <w:p w14:paraId="0020AB4F" w14:textId="77777777" w:rsidR="006F1437" w:rsidRDefault="008248BF" w:rsidP="00E2780F">
            <w:pPr>
              <w:pStyle w:val="DeckblattTitel3zeiligwei"/>
            </w:pPr>
            <w:r>
              <w:t>GML</w:t>
            </w:r>
            <w:r w:rsidR="00C17EAA">
              <w:t xml:space="preserve"> </w:t>
            </w:r>
            <w:r w:rsidR="00B34E90">
              <w:t>–</w:t>
            </w:r>
            <w:r w:rsidR="00C17EAA">
              <w:t xml:space="preserve"> </w:t>
            </w:r>
            <w:r w:rsidR="00992015">
              <w:t>Espresso</w:t>
            </w:r>
            <w:r w:rsidR="00B34E90">
              <w:t xml:space="preserve"> M</w:t>
            </w:r>
            <w:r w:rsidR="00992015">
              <w:t>aker</w:t>
            </w:r>
            <w:r w:rsidR="00212F22">
              <w:t xml:space="preserve"> </w:t>
            </w:r>
            <w:r w:rsidR="00992015">
              <w:t>1</w:t>
            </w:r>
            <w:r w:rsidR="00212F22">
              <w:t>.0</w:t>
            </w:r>
          </w:p>
          <w:p w14:paraId="0058965F" w14:textId="77777777" w:rsidR="008248BF" w:rsidRPr="00F53BAF" w:rsidRDefault="008248BF" w:rsidP="00E2780F">
            <w:pPr>
              <w:pStyle w:val="DeckblattTitel3zeiligwei"/>
            </w:pPr>
            <w:r>
              <w:t>Abschlussbericht</w:t>
            </w:r>
          </w:p>
        </w:tc>
        <w:tc>
          <w:tcPr>
            <w:tcW w:w="215" w:type="dxa"/>
            <w:tcBorders>
              <w:top w:val="nil"/>
              <w:left w:val="nil"/>
              <w:bottom w:val="nil"/>
              <w:right w:val="nil"/>
            </w:tcBorders>
            <w:shd w:val="clear" w:color="auto" w:fill="005AA9"/>
          </w:tcPr>
          <w:p w14:paraId="618D757B" w14:textId="77777777" w:rsidR="006F1437" w:rsidRDefault="006F1437" w:rsidP="00E2780F">
            <w:pPr>
              <w:pStyle w:val="DeckblattTitel3zeiligwei"/>
            </w:pPr>
          </w:p>
        </w:tc>
      </w:tr>
      <w:tr w:rsidR="006F1437" w:rsidRPr="00BE0BE2" w14:paraId="086066F0" w14:textId="77777777" w:rsidTr="00992015">
        <w:trPr>
          <w:trHeight w:hRule="exact" w:val="284"/>
          <w:jc w:val="right"/>
        </w:trPr>
        <w:tc>
          <w:tcPr>
            <w:tcW w:w="214" w:type="dxa"/>
            <w:tcBorders>
              <w:top w:val="nil"/>
              <w:left w:val="nil"/>
              <w:bottom w:val="single" w:sz="4" w:space="0" w:color="auto"/>
              <w:right w:val="nil"/>
            </w:tcBorders>
            <w:shd w:val="clear" w:color="auto" w:fill="005AA9"/>
          </w:tcPr>
          <w:p w14:paraId="6E7F7D0B" w14:textId="77777777" w:rsidR="006F1437" w:rsidRPr="00BE0BE2" w:rsidRDefault="006F1437" w:rsidP="00E2780F">
            <w:pPr>
              <w:rPr>
                <w:color w:val="FFFFFF"/>
              </w:rPr>
            </w:pPr>
          </w:p>
        </w:tc>
        <w:tc>
          <w:tcPr>
            <w:tcW w:w="8643" w:type="dxa"/>
            <w:tcBorders>
              <w:top w:val="nil"/>
              <w:left w:val="nil"/>
              <w:bottom w:val="single" w:sz="4" w:space="0" w:color="auto"/>
              <w:right w:val="nil"/>
            </w:tcBorders>
            <w:shd w:val="clear" w:color="auto" w:fill="005AA9"/>
          </w:tcPr>
          <w:p w14:paraId="2BECF92C" w14:textId="77777777" w:rsidR="006F1437" w:rsidRPr="00BE0BE2" w:rsidRDefault="006F1437" w:rsidP="00E2780F">
            <w:pPr>
              <w:rPr>
                <w:color w:val="FFFFFF"/>
              </w:rPr>
            </w:pPr>
          </w:p>
        </w:tc>
        <w:tc>
          <w:tcPr>
            <w:tcW w:w="215" w:type="dxa"/>
            <w:tcBorders>
              <w:top w:val="nil"/>
              <w:left w:val="nil"/>
              <w:bottom w:val="single" w:sz="4" w:space="0" w:color="auto"/>
              <w:right w:val="nil"/>
            </w:tcBorders>
            <w:shd w:val="clear" w:color="auto" w:fill="005AA9"/>
          </w:tcPr>
          <w:p w14:paraId="3D1FCF4C" w14:textId="77777777" w:rsidR="006F1437" w:rsidRPr="00BE0BE2" w:rsidRDefault="006F1437" w:rsidP="00E2780F">
            <w:pPr>
              <w:rPr>
                <w:color w:val="FFFFFF"/>
              </w:rPr>
            </w:pPr>
          </w:p>
        </w:tc>
      </w:tr>
      <w:tr w:rsidR="006F1437" w:rsidRPr="00BE0BE2" w14:paraId="0A694978" w14:textId="77777777" w:rsidTr="00992015">
        <w:trPr>
          <w:trHeight w:hRule="exact" w:val="170"/>
          <w:jc w:val="right"/>
        </w:trPr>
        <w:tc>
          <w:tcPr>
            <w:tcW w:w="214" w:type="dxa"/>
            <w:tcBorders>
              <w:top w:val="single" w:sz="4" w:space="0" w:color="auto"/>
              <w:left w:val="nil"/>
              <w:bottom w:val="nil"/>
              <w:right w:val="nil"/>
            </w:tcBorders>
            <w:shd w:val="clear" w:color="auto" w:fill="005AA9"/>
          </w:tcPr>
          <w:p w14:paraId="7559ADDF" w14:textId="77777777" w:rsidR="006F1437" w:rsidRPr="00BE0BE2" w:rsidRDefault="006F1437" w:rsidP="00E2780F">
            <w:pPr>
              <w:rPr>
                <w:color w:val="FFFFFF"/>
              </w:rPr>
            </w:pPr>
          </w:p>
        </w:tc>
        <w:tc>
          <w:tcPr>
            <w:tcW w:w="8643" w:type="dxa"/>
            <w:tcBorders>
              <w:top w:val="single" w:sz="4" w:space="0" w:color="auto"/>
              <w:left w:val="nil"/>
              <w:bottom w:val="nil"/>
              <w:right w:val="nil"/>
            </w:tcBorders>
            <w:shd w:val="clear" w:color="auto" w:fill="005AA9"/>
          </w:tcPr>
          <w:p w14:paraId="0C70360E" w14:textId="77777777" w:rsidR="006F1437" w:rsidRPr="00BE0BE2" w:rsidRDefault="006F1437" w:rsidP="00E2780F">
            <w:pPr>
              <w:rPr>
                <w:color w:val="FFFFFF"/>
              </w:rPr>
            </w:pPr>
          </w:p>
        </w:tc>
        <w:tc>
          <w:tcPr>
            <w:tcW w:w="215" w:type="dxa"/>
            <w:tcBorders>
              <w:top w:val="single" w:sz="4" w:space="0" w:color="auto"/>
              <w:left w:val="nil"/>
              <w:bottom w:val="nil"/>
              <w:right w:val="nil"/>
            </w:tcBorders>
            <w:shd w:val="clear" w:color="auto" w:fill="005AA9"/>
          </w:tcPr>
          <w:p w14:paraId="47D67C3F" w14:textId="77777777" w:rsidR="006F1437" w:rsidRPr="00BE0BE2" w:rsidRDefault="006F1437" w:rsidP="00E2780F">
            <w:pPr>
              <w:rPr>
                <w:color w:val="FFFFFF"/>
              </w:rPr>
            </w:pPr>
          </w:p>
        </w:tc>
      </w:tr>
      <w:tr w:rsidR="006F1437" w:rsidRPr="000616A4" w14:paraId="77812145" w14:textId="77777777" w:rsidTr="00992015">
        <w:trPr>
          <w:jc w:val="right"/>
        </w:trPr>
        <w:tc>
          <w:tcPr>
            <w:tcW w:w="214" w:type="dxa"/>
            <w:tcBorders>
              <w:top w:val="nil"/>
              <w:left w:val="nil"/>
              <w:right w:val="nil"/>
            </w:tcBorders>
            <w:shd w:val="clear" w:color="auto" w:fill="005AA9"/>
          </w:tcPr>
          <w:p w14:paraId="04342623" w14:textId="50620392" w:rsidR="006F1437" w:rsidRPr="000616A4" w:rsidRDefault="009670B8" w:rsidP="00E2780F">
            <w:pPr>
              <w:rPr>
                <w:b/>
                <w:color w:val="FFFFFF"/>
              </w:rPr>
            </w:pPr>
            <w:r>
              <w:rPr>
                <w:noProof/>
              </w:rPr>
              <w:drawing>
                <wp:anchor distT="0" distB="0" distL="114300" distR="114300" simplePos="0" relativeHeight="251659263" behindDoc="1" locked="0" layoutInCell="1" allowOverlap="1" wp14:anchorId="2D875D76" wp14:editId="7BF9DC02">
                  <wp:simplePos x="0" y="0"/>
                  <wp:positionH relativeFrom="margin">
                    <wp:posOffset>4445</wp:posOffset>
                  </wp:positionH>
                  <wp:positionV relativeFrom="margin">
                    <wp:posOffset>1043778</wp:posOffset>
                  </wp:positionV>
                  <wp:extent cx="5733415" cy="5842635"/>
                  <wp:effectExtent l="0" t="0" r="635" b="571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MG_9049.jpg"/>
                          <pic:cNvPicPr/>
                        </pic:nvPicPr>
                        <pic:blipFill rotWithShape="1">
                          <a:blip r:embed="rId8" cstate="print">
                            <a:extLst>
                              <a:ext uri="{28A0092B-C50C-407E-A947-70E740481C1C}">
                                <a14:useLocalDpi xmlns:a14="http://schemas.microsoft.com/office/drawing/2010/main" val="0"/>
                              </a:ext>
                            </a:extLst>
                          </a:blip>
                          <a:srcRect t="1501" b="4088"/>
                          <a:stretch/>
                        </pic:blipFill>
                        <pic:spPr bwMode="auto">
                          <a:xfrm>
                            <a:off x="0" y="0"/>
                            <a:ext cx="5733415" cy="5842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8643" w:type="dxa"/>
            <w:tcBorders>
              <w:top w:val="nil"/>
              <w:left w:val="nil"/>
              <w:right w:val="nil"/>
            </w:tcBorders>
            <w:shd w:val="clear" w:color="auto" w:fill="005AA9"/>
          </w:tcPr>
          <w:p w14:paraId="5FA7C044" w14:textId="77777777" w:rsidR="006F1437" w:rsidRPr="00717BA8" w:rsidRDefault="008248BF" w:rsidP="007B7E70">
            <w:pPr>
              <w:pStyle w:val="DeckblattSubheadlineweifett"/>
            </w:pPr>
            <w:r>
              <w:t>Projektarbeit</w:t>
            </w:r>
          </w:p>
          <w:p w14:paraId="4187C958" w14:textId="077B3210" w:rsidR="006F1437" w:rsidRDefault="00567F51" w:rsidP="00E2780F">
            <w:pPr>
              <w:pStyle w:val="DeckblattSubheadlinewei"/>
            </w:pPr>
            <w:r>
              <w:t>Jan Dreiskemper</w:t>
            </w:r>
            <w:r w:rsidR="006F1437">
              <w:t xml:space="preserve"> | </w:t>
            </w:r>
            <w:r w:rsidR="00F67C95">
              <w:t>2896937</w:t>
            </w:r>
          </w:p>
          <w:p w14:paraId="11440A3E" w14:textId="567973F9" w:rsidR="008248BF" w:rsidRDefault="00567F51" w:rsidP="00E2780F">
            <w:pPr>
              <w:pStyle w:val="DeckblattSubheadlinewei"/>
            </w:pPr>
            <w:r>
              <w:t>Jan Radzey</w:t>
            </w:r>
            <w:r w:rsidR="008248BF">
              <w:t xml:space="preserve"> | </w:t>
            </w:r>
            <w:r>
              <w:t>2648525</w:t>
            </w:r>
          </w:p>
          <w:p w14:paraId="082AF101" w14:textId="324ECD4A" w:rsidR="00567F51" w:rsidRDefault="00567F51" w:rsidP="00567F51">
            <w:pPr>
              <w:pStyle w:val="DeckblattSubheadlinewei"/>
            </w:pPr>
            <w:r>
              <w:t>Annemike Unterschütz | 2987383</w:t>
            </w:r>
          </w:p>
          <w:p w14:paraId="095D84A9" w14:textId="414A0B1C" w:rsidR="00567F51" w:rsidRDefault="00567F51" w:rsidP="00E2780F">
            <w:pPr>
              <w:pStyle w:val="DeckblattSubheadlinewei"/>
            </w:pPr>
            <w:r>
              <w:t>Florian Vierneisel | 2811491</w:t>
            </w:r>
          </w:p>
          <w:p w14:paraId="50990757" w14:textId="77777777" w:rsidR="009D2331" w:rsidRDefault="009D2331" w:rsidP="00E2780F">
            <w:pPr>
              <w:pStyle w:val="DeckblattSubheadlinewei"/>
            </w:pPr>
          </w:p>
          <w:p w14:paraId="7A4994C2" w14:textId="6403A99B" w:rsidR="006F1437" w:rsidRPr="000616A4" w:rsidRDefault="008248BF" w:rsidP="00567F51">
            <w:pPr>
              <w:pStyle w:val="DeckblattSubheadlinewei"/>
            </w:pPr>
            <w:r>
              <w:t>Grundlagen der M</w:t>
            </w:r>
            <w:r w:rsidR="00567F51">
              <w:t>esstechnik mit LabVIEW – WS 2018</w:t>
            </w:r>
            <w:r>
              <w:t>/201</w:t>
            </w:r>
            <w:r w:rsidR="00567F51">
              <w:t>9</w:t>
            </w:r>
          </w:p>
        </w:tc>
        <w:tc>
          <w:tcPr>
            <w:tcW w:w="215" w:type="dxa"/>
            <w:tcBorders>
              <w:top w:val="nil"/>
              <w:left w:val="nil"/>
              <w:right w:val="nil"/>
            </w:tcBorders>
            <w:shd w:val="clear" w:color="auto" w:fill="005AA9"/>
          </w:tcPr>
          <w:p w14:paraId="73DCC511" w14:textId="77777777" w:rsidR="006F1437" w:rsidRDefault="006F1437" w:rsidP="00E2780F">
            <w:pPr>
              <w:pStyle w:val="DeckblattSubheadlinewei"/>
            </w:pPr>
          </w:p>
        </w:tc>
      </w:tr>
      <w:tr w:rsidR="006F1437" w:rsidRPr="00BE0BE2" w14:paraId="626DCB2B" w14:textId="77777777" w:rsidTr="00A31DE9">
        <w:trPr>
          <w:trHeight w:hRule="exact" w:val="170"/>
          <w:jc w:val="right"/>
        </w:trPr>
        <w:tc>
          <w:tcPr>
            <w:tcW w:w="214" w:type="dxa"/>
            <w:tcBorders>
              <w:top w:val="nil"/>
              <w:left w:val="nil"/>
              <w:bottom w:val="nil"/>
              <w:right w:val="nil"/>
            </w:tcBorders>
            <w:shd w:val="clear" w:color="auto" w:fill="005AA9"/>
          </w:tcPr>
          <w:p w14:paraId="2FE65D43" w14:textId="4CFAE64D" w:rsidR="006F1437" w:rsidRPr="00BE0BE2" w:rsidRDefault="006F1437" w:rsidP="00E2780F">
            <w:pPr>
              <w:rPr>
                <w:color w:val="FFFFFF"/>
                <w:sz w:val="10"/>
                <w:szCs w:val="10"/>
              </w:rPr>
            </w:pPr>
          </w:p>
        </w:tc>
        <w:tc>
          <w:tcPr>
            <w:tcW w:w="8643" w:type="dxa"/>
            <w:tcBorders>
              <w:top w:val="nil"/>
              <w:left w:val="nil"/>
              <w:bottom w:val="nil"/>
              <w:right w:val="nil"/>
            </w:tcBorders>
            <w:shd w:val="clear" w:color="auto" w:fill="005AA9"/>
          </w:tcPr>
          <w:p w14:paraId="33949D4C" w14:textId="77777777" w:rsidR="006F1437" w:rsidRPr="00BE0BE2" w:rsidRDefault="008248BF" w:rsidP="00E2780F">
            <w:pPr>
              <w:rPr>
                <w:color w:val="FFFFFF"/>
                <w:sz w:val="10"/>
                <w:szCs w:val="10"/>
              </w:rPr>
            </w:pPr>
            <w:r>
              <w:rPr>
                <w:noProof/>
                <w:color w:val="FFFFFF"/>
                <w:sz w:val="10"/>
                <w:szCs w:val="10"/>
              </w:rPr>
              <w:drawing>
                <wp:anchor distT="0" distB="0" distL="114300" distR="114300" simplePos="0" relativeHeight="251664384" behindDoc="0" locked="1" layoutInCell="1" allowOverlap="1" wp14:anchorId="6C5C5F87" wp14:editId="1D5829A3">
                  <wp:simplePos x="0" y="0"/>
                  <wp:positionH relativeFrom="column">
                    <wp:posOffset>4427220</wp:posOffset>
                  </wp:positionH>
                  <wp:positionV relativeFrom="paragraph">
                    <wp:posOffset>1131570</wp:posOffset>
                  </wp:positionV>
                  <wp:extent cx="1180465" cy="466725"/>
                  <wp:effectExtent l="0" t="0" r="635" b="9525"/>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is"/>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1180465" cy="466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A521B">
              <w:rPr>
                <w:noProof/>
                <w:color w:val="FFFFFF"/>
                <w:sz w:val="10"/>
                <w:szCs w:val="10"/>
              </w:rPr>
              <w:drawing>
                <wp:anchor distT="0" distB="0" distL="114300" distR="114300" simplePos="0" relativeHeight="251663360" behindDoc="0" locked="1" layoutInCell="1" allowOverlap="1" wp14:anchorId="08361B05" wp14:editId="5A421C51">
                  <wp:simplePos x="0" y="0"/>
                  <wp:positionH relativeFrom="margin">
                    <wp:posOffset>3865880</wp:posOffset>
                  </wp:positionH>
                  <wp:positionV relativeFrom="paragraph">
                    <wp:posOffset>226060</wp:posOffset>
                  </wp:positionV>
                  <wp:extent cx="1981200" cy="790575"/>
                  <wp:effectExtent l="0" t="0" r="0" b="9525"/>
                  <wp:wrapNone/>
                  <wp:docPr id="3" name="Bild 3"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d_logo"/>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981200" cy="790575"/>
                          </a:xfrm>
                          <a:prstGeom prst="rect">
                            <a:avLst/>
                          </a:prstGeom>
                          <a:noFill/>
                          <a:ln w="9525">
                            <a:noFill/>
                            <a:miter lim="800000"/>
                            <a:headEnd/>
                            <a:tailEnd/>
                          </a:ln>
                        </pic:spPr>
                      </pic:pic>
                    </a:graphicData>
                  </a:graphic>
                </wp:anchor>
              </w:drawing>
            </w:r>
          </w:p>
        </w:tc>
        <w:tc>
          <w:tcPr>
            <w:tcW w:w="215" w:type="dxa"/>
            <w:tcBorders>
              <w:top w:val="nil"/>
              <w:left w:val="nil"/>
              <w:bottom w:val="nil"/>
              <w:right w:val="nil"/>
            </w:tcBorders>
            <w:shd w:val="clear" w:color="auto" w:fill="005AA9"/>
          </w:tcPr>
          <w:p w14:paraId="67632ACC" w14:textId="77777777" w:rsidR="006F1437" w:rsidRDefault="006F1437" w:rsidP="00E2780F">
            <w:pPr>
              <w:rPr>
                <w:noProof/>
                <w:color w:val="FFFFFF"/>
                <w:sz w:val="10"/>
                <w:szCs w:val="10"/>
              </w:rPr>
            </w:pPr>
          </w:p>
        </w:tc>
      </w:tr>
      <w:tr w:rsidR="00A31DE9" w:rsidRPr="00BE0BE2" w14:paraId="35C430FE" w14:textId="77777777" w:rsidTr="00992015">
        <w:trPr>
          <w:trHeight w:hRule="exact" w:val="170"/>
          <w:jc w:val="right"/>
        </w:trPr>
        <w:tc>
          <w:tcPr>
            <w:tcW w:w="214" w:type="dxa"/>
            <w:tcBorders>
              <w:top w:val="nil"/>
              <w:left w:val="nil"/>
              <w:bottom w:val="single" w:sz="4" w:space="0" w:color="auto"/>
              <w:right w:val="nil"/>
            </w:tcBorders>
            <w:shd w:val="clear" w:color="auto" w:fill="005AA9"/>
          </w:tcPr>
          <w:p w14:paraId="29182284" w14:textId="56CB6F27" w:rsidR="00A31DE9" w:rsidRPr="00BE0BE2" w:rsidRDefault="00A31DE9" w:rsidP="00E2780F">
            <w:pPr>
              <w:rPr>
                <w:color w:val="FFFFFF"/>
                <w:sz w:val="10"/>
                <w:szCs w:val="10"/>
              </w:rPr>
            </w:pPr>
          </w:p>
        </w:tc>
        <w:tc>
          <w:tcPr>
            <w:tcW w:w="8643" w:type="dxa"/>
            <w:tcBorders>
              <w:top w:val="nil"/>
              <w:left w:val="nil"/>
              <w:bottom w:val="single" w:sz="4" w:space="0" w:color="auto"/>
              <w:right w:val="nil"/>
            </w:tcBorders>
            <w:shd w:val="clear" w:color="auto" w:fill="005AA9"/>
          </w:tcPr>
          <w:p w14:paraId="1DF0D907" w14:textId="77777777" w:rsidR="00A31DE9" w:rsidRPr="00B34E90" w:rsidRDefault="00A31DE9" w:rsidP="00E2780F">
            <w:pPr>
              <w:rPr>
                <w:noProof/>
                <w:color w:val="FFFFFF"/>
                <w:sz w:val="10"/>
                <w:szCs w:val="10"/>
                <w:lang w:eastAsia="en-US"/>
              </w:rPr>
            </w:pPr>
          </w:p>
        </w:tc>
        <w:tc>
          <w:tcPr>
            <w:tcW w:w="215" w:type="dxa"/>
            <w:tcBorders>
              <w:top w:val="nil"/>
              <w:left w:val="nil"/>
              <w:bottom w:val="single" w:sz="4" w:space="0" w:color="auto"/>
              <w:right w:val="nil"/>
            </w:tcBorders>
            <w:shd w:val="clear" w:color="auto" w:fill="005AA9"/>
          </w:tcPr>
          <w:p w14:paraId="3BC2A86D" w14:textId="77777777" w:rsidR="00A31DE9" w:rsidRDefault="00A31DE9" w:rsidP="00E2780F">
            <w:pPr>
              <w:rPr>
                <w:noProof/>
                <w:color w:val="FFFFFF"/>
                <w:sz w:val="10"/>
                <w:szCs w:val="10"/>
              </w:rPr>
            </w:pPr>
          </w:p>
        </w:tc>
      </w:tr>
    </w:tbl>
    <w:tbl>
      <w:tblPr>
        <w:tblStyle w:val="Tabellenraster"/>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1"/>
      </w:tblGrid>
      <w:tr w:rsidR="00A31DE9" w14:paraId="6ABA3136" w14:textId="77777777" w:rsidTr="00B34E90">
        <w:tc>
          <w:tcPr>
            <w:tcW w:w="10201" w:type="dxa"/>
          </w:tcPr>
          <w:p w14:paraId="4298607B" w14:textId="4C232D9D" w:rsidR="00A31DE9" w:rsidRDefault="00A31DE9" w:rsidP="00B34E90">
            <w:pPr>
              <w:jc w:val="center"/>
            </w:pPr>
          </w:p>
        </w:tc>
      </w:tr>
    </w:tbl>
    <w:p w14:paraId="03FEDF5B" w14:textId="060127D9" w:rsidR="006F1437" w:rsidRDefault="006F1437" w:rsidP="006F1437"/>
    <w:p w14:paraId="63CB4766" w14:textId="77777777" w:rsidR="006F1437" w:rsidRDefault="006F1437" w:rsidP="006F1437"/>
    <w:p w14:paraId="087F0DBE" w14:textId="77777777" w:rsidR="006F1437" w:rsidRDefault="006F1437" w:rsidP="006F1437"/>
    <w:p w14:paraId="0D3EE4E7" w14:textId="77777777" w:rsidR="006F1437" w:rsidRDefault="006F1437" w:rsidP="006F1437"/>
    <w:p w14:paraId="40E03235" w14:textId="77777777" w:rsidR="006F1437" w:rsidRDefault="006F1437" w:rsidP="006F1437"/>
    <w:p w14:paraId="73F2EF3F" w14:textId="77777777" w:rsidR="005E3D37" w:rsidRDefault="005E3D37" w:rsidP="006F1437"/>
    <w:p w14:paraId="49D1357A" w14:textId="77777777" w:rsidR="005E3D37" w:rsidRDefault="005E3D37" w:rsidP="006F1437"/>
    <w:p w14:paraId="79FD713E" w14:textId="77777777" w:rsidR="005E3D37" w:rsidRDefault="005E3D37" w:rsidP="006F1437"/>
    <w:p w14:paraId="0AEE5542" w14:textId="77777777" w:rsidR="006F1437" w:rsidRDefault="006F1437" w:rsidP="006F1437"/>
    <w:p w14:paraId="744970A8" w14:textId="77777777" w:rsidR="006F1437" w:rsidRDefault="006F1437" w:rsidP="006F1437"/>
    <w:p w14:paraId="4073D943" w14:textId="77777777" w:rsidR="006A3DC7" w:rsidRDefault="006A3DC7" w:rsidP="006F1437"/>
    <w:p w14:paraId="3762BF79" w14:textId="77777777" w:rsidR="00212F22" w:rsidRDefault="00212F22" w:rsidP="006F1437"/>
    <w:p w14:paraId="62586085" w14:textId="77777777" w:rsidR="00212F22" w:rsidRDefault="00212F22" w:rsidP="006F1437"/>
    <w:p w14:paraId="737BA6CE" w14:textId="77777777" w:rsidR="006A0836" w:rsidRPr="00FB093F" w:rsidRDefault="006A0836" w:rsidP="00212F22">
      <w:pPr>
        <w:pStyle w:val="ISMetadatenSeite2"/>
        <w:rPr>
          <w:b/>
          <w:bCs/>
        </w:rPr>
      </w:pPr>
    </w:p>
    <w:p w14:paraId="69BB1A87" w14:textId="77777777" w:rsidR="006A0836" w:rsidRPr="00FB093F" w:rsidRDefault="006A0836" w:rsidP="00212F22">
      <w:pPr>
        <w:pStyle w:val="ISMetadatenSeite2"/>
        <w:rPr>
          <w:b/>
          <w:bCs/>
        </w:rPr>
      </w:pPr>
    </w:p>
    <w:p w14:paraId="49F5AA3F" w14:textId="77777777" w:rsidR="006A0836" w:rsidRDefault="006A0836" w:rsidP="00212F22">
      <w:pPr>
        <w:pStyle w:val="ISMetadatenSeite2"/>
        <w:rPr>
          <w:b/>
          <w:bCs/>
        </w:rPr>
      </w:pPr>
    </w:p>
    <w:p w14:paraId="709120BB" w14:textId="77777777" w:rsidR="001B2BBC" w:rsidRDefault="001B2BBC" w:rsidP="00212F22">
      <w:pPr>
        <w:pStyle w:val="ISMetadatenSeite2"/>
        <w:rPr>
          <w:b/>
          <w:bCs/>
        </w:rPr>
      </w:pPr>
    </w:p>
    <w:p w14:paraId="0AA18AB7" w14:textId="77777777" w:rsidR="001B2BBC" w:rsidRDefault="001B2BBC" w:rsidP="00212F22">
      <w:pPr>
        <w:pStyle w:val="ISMetadatenSeite2"/>
        <w:rPr>
          <w:b/>
          <w:bCs/>
        </w:rPr>
      </w:pPr>
    </w:p>
    <w:p w14:paraId="72534DCB" w14:textId="77777777" w:rsidR="001B2BBC" w:rsidRDefault="001B2BBC" w:rsidP="00212F22">
      <w:pPr>
        <w:pStyle w:val="ISMetadatenSeite2"/>
        <w:rPr>
          <w:b/>
          <w:bCs/>
        </w:rPr>
      </w:pPr>
    </w:p>
    <w:p w14:paraId="00DC513F" w14:textId="77777777" w:rsidR="001B2BBC" w:rsidRPr="00FB093F" w:rsidRDefault="001B2BBC" w:rsidP="00212F22">
      <w:pPr>
        <w:pStyle w:val="ISMetadatenSeite2"/>
        <w:rPr>
          <w:b/>
          <w:bCs/>
        </w:rPr>
      </w:pPr>
    </w:p>
    <w:p w14:paraId="04D4BCAD" w14:textId="77777777" w:rsidR="005A6AF8" w:rsidRDefault="005A6AF8" w:rsidP="00212F22">
      <w:pPr>
        <w:pStyle w:val="ISMetadatenSeite2"/>
        <w:rPr>
          <w:b/>
          <w:bCs/>
        </w:rPr>
      </w:pPr>
    </w:p>
    <w:p w14:paraId="2A45E2F5" w14:textId="23BACD29" w:rsidR="005A6AF8" w:rsidRDefault="00772344" w:rsidP="00212F22">
      <w:pPr>
        <w:pStyle w:val="ISMetadatenSeite2"/>
        <w:rPr>
          <w:b/>
          <w:bCs/>
        </w:rPr>
      </w:pPr>
      <w:r>
        <w:rPr>
          <w:noProof/>
        </w:rPr>
        <w:drawing>
          <wp:anchor distT="0" distB="0" distL="114300" distR="114300" simplePos="0" relativeHeight="251660288" behindDoc="0" locked="0" layoutInCell="1" allowOverlap="1" wp14:anchorId="78431FBC" wp14:editId="30174461">
            <wp:simplePos x="0" y="0"/>
            <wp:positionH relativeFrom="margin">
              <wp:posOffset>3321685</wp:posOffset>
            </wp:positionH>
            <wp:positionV relativeFrom="paragraph">
              <wp:posOffset>182782</wp:posOffset>
            </wp:positionV>
            <wp:extent cx="2428875" cy="451485"/>
            <wp:effectExtent l="0" t="0" r="9525" b="571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PD_Logo_Flyer.jpg"/>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2428875" cy="45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5C99D" w14:textId="2B98E5F6" w:rsidR="005A6AF8" w:rsidRDefault="005A6AF8" w:rsidP="00212F22">
      <w:pPr>
        <w:pStyle w:val="ISMetadatenSeite2"/>
        <w:rPr>
          <w:b/>
          <w:bCs/>
        </w:rPr>
      </w:pPr>
    </w:p>
    <w:p w14:paraId="1F2591F7" w14:textId="2186AA22" w:rsidR="006F1437" w:rsidRPr="001F701B" w:rsidRDefault="00567F51" w:rsidP="00212F22">
      <w:pPr>
        <w:pStyle w:val="ISMetadatenSeite2"/>
      </w:pPr>
      <w:r w:rsidRPr="001F701B">
        <w:rPr>
          <w:b/>
          <w:bCs/>
        </w:rPr>
        <w:lastRenderedPageBreak/>
        <w:t>Jan Dreiskemper</w:t>
      </w:r>
      <w:r w:rsidR="00F67C95">
        <w:br/>
        <w:t>Matrikelnummer: 2896937</w:t>
      </w:r>
      <w:r w:rsidR="006F1437" w:rsidRPr="001F701B">
        <w:br/>
        <w:t xml:space="preserve">Studiengang: </w:t>
      </w:r>
      <w:r w:rsidRPr="001F701B">
        <w:t>Informatik</w:t>
      </w:r>
    </w:p>
    <w:p w14:paraId="7F5D6D6C" w14:textId="3F4D8387" w:rsidR="00212F22" w:rsidRPr="001F701B" w:rsidRDefault="00567F51" w:rsidP="00212F22">
      <w:pPr>
        <w:pStyle w:val="ISMetadatenSeite2"/>
      </w:pPr>
      <w:r w:rsidRPr="001F701B">
        <w:rPr>
          <w:b/>
          <w:bCs/>
        </w:rPr>
        <w:t>Jan Radzey</w:t>
      </w:r>
      <w:r w:rsidR="00212F22" w:rsidRPr="001F701B">
        <w:br/>
        <w:t xml:space="preserve">Matrikelnummer: </w:t>
      </w:r>
      <w:r w:rsidRPr="001F701B">
        <w:t>2648525</w:t>
      </w:r>
      <w:r w:rsidR="00212F22" w:rsidRPr="001F701B">
        <w:br/>
        <w:t>Studiengang: Mechanical and Process Engineering</w:t>
      </w:r>
    </w:p>
    <w:p w14:paraId="027EE0F0" w14:textId="27475F88" w:rsidR="00567F51" w:rsidRPr="00567F51" w:rsidRDefault="00567F51" w:rsidP="00567F51">
      <w:pPr>
        <w:pStyle w:val="ISMetadatenSeite2"/>
      </w:pPr>
      <w:r>
        <w:rPr>
          <w:b/>
          <w:bCs/>
        </w:rPr>
        <w:t>Annemike Unterschütz</w:t>
      </w:r>
      <w:r w:rsidRPr="00567F51">
        <w:br/>
        <w:t xml:space="preserve">Matrikelnummer: </w:t>
      </w:r>
      <w:r>
        <w:t>2987383</w:t>
      </w:r>
      <w:r w:rsidRPr="00567F51">
        <w:br/>
        <w:t>Studiengang: Informatik</w:t>
      </w:r>
    </w:p>
    <w:p w14:paraId="5B53E78C" w14:textId="245DD139" w:rsidR="00567F51" w:rsidRPr="00567F51" w:rsidRDefault="00567F51" w:rsidP="00212F22">
      <w:pPr>
        <w:pStyle w:val="ISMetadatenSeite2"/>
      </w:pPr>
      <w:r>
        <w:rPr>
          <w:b/>
          <w:bCs/>
        </w:rPr>
        <w:t>Florian Vierneisel</w:t>
      </w:r>
      <w:r w:rsidRPr="00567F51">
        <w:br/>
        <w:t xml:space="preserve">Matrikelnummer: </w:t>
      </w:r>
      <w:r>
        <w:t>2811491</w:t>
      </w:r>
      <w:r w:rsidRPr="00567F51">
        <w:br/>
        <w:t xml:space="preserve">Studiengang: </w:t>
      </w:r>
      <w:r>
        <w:t>Mechatronik</w:t>
      </w:r>
    </w:p>
    <w:p w14:paraId="3E3BB285" w14:textId="77777777" w:rsidR="006F1437" w:rsidRDefault="00212F22" w:rsidP="00212F22">
      <w:pPr>
        <w:pStyle w:val="ISMetadatenSeite2"/>
      </w:pPr>
      <w:r w:rsidRPr="00664263">
        <w:rPr>
          <w:b/>
          <w:bCs/>
        </w:rPr>
        <w:t>Projektarbeit</w:t>
      </w:r>
      <w:r w:rsidR="00B11DEB" w:rsidRPr="00664263">
        <w:rPr>
          <w:b/>
          <w:bCs/>
        </w:rPr>
        <w:t xml:space="preserve"> - Abschlussbericht</w:t>
      </w:r>
      <w:r w:rsidR="006F1437">
        <w:br/>
      </w:r>
      <w:r w:rsidR="006F1437" w:rsidRPr="005B094E">
        <w:rPr>
          <w:b/>
          <w:bCs/>
        </w:rPr>
        <w:t>Thema:</w:t>
      </w:r>
      <w:r w:rsidR="006F1437">
        <w:t xml:space="preserve"> "</w:t>
      </w:r>
      <w:r w:rsidR="00CE4650">
        <w:t xml:space="preserve">GML </w:t>
      </w:r>
      <w:r w:rsidR="007362B7">
        <w:t>Espressomaker</w:t>
      </w:r>
      <w:r>
        <w:t xml:space="preserve"> </w:t>
      </w:r>
      <w:r w:rsidR="007362B7">
        <w:t>1</w:t>
      </w:r>
      <w:r>
        <w:t>.0</w:t>
      </w:r>
      <w:r w:rsidR="006F1437">
        <w:t>"</w:t>
      </w:r>
    </w:p>
    <w:p w14:paraId="133C784D" w14:textId="60905E34" w:rsidR="006F1437" w:rsidRDefault="006F1437" w:rsidP="00212F22">
      <w:pPr>
        <w:pStyle w:val="ISMetadatenSeite2"/>
      </w:pPr>
      <w:r w:rsidRPr="00664263">
        <w:rPr>
          <w:b/>
          <w:bCs/>
        </w:rPr>
        <w:t>Eingereicht:</w:t>
      </w:r>
      <w:r>
        <w:t xml:space="preserve"> </w:t>
      </w:r>
      <w:r w:rsidR="00567F51">
        <w:t>6. Februar 2019</w:t>
      </w:r>
    </w:p>
    <w:p w14:paraId="11DFEF9A" w14:textId="77777777" w:rsidR="00992015" w:rsidRDefault="00AC2EFA" w:rsidP="00664263">
      <w:pPr>
        <w:pStyle w:val="ISMetadatenSeite2"/>
      </w:pPr>
      <w:r w:rsidRPr="00664263">
        <w:rPr>
          <w:b/>
          <w:bCs/>
        </w:rPr>
        <w:t>Betreuer:</w:t>
      </w:r>
      <w:r>
        <w:t xml:space="preserve"> </w:t>
      </w:r>
    </w:p>
    <w:p w14:paraId="56F7A150" w14:textId="77777777" w:rsidR="006F1437" w:rsidRDefault="00212F22" w:rsidP="00664263">
      <w:pPr>
        <w:pStyle w:val="ISMetadatenSeite2"/>
      </w:pPr>
      <w:r>
        <w:t xml:space="preserve">Dr. rer.-nat. </w:t>
      </w:r>
      <w:r w:rsidRPr="00212F22">
        <w:t>Steven Wagner</w:t>
      </w:r>
      <w:r w:rsidR="00AC2EFA" w:rsidRPr="00212F22">
        <w:br/>
      </w:r>
      <w:r w:rsidRPr="00212F22">
        <w:t>High Temperature Process Diagnostics</w:t>
      </w:r>
      <w:r w:rsidRPr="00212F22">
        <w:br/>
      </w:r>
      <w:r w:rsidR="006F1437">
        <w:t>Technische Universität Darmstadt</w:t>
      </w:r>
      <w:r w:rsidR="006F1437">
        <w:br/>
      </w:r>
      <w:r w:rsidR="007362B7">
        <w:t>Otto-Berndt-Str. 3</w:t>
      </w:r>
      <w:r>
        <w:br/>
        <w:t>64287</w:t>
      </w:r>
      <w:r w:rsidR="006F1437">
        <w:t xml:space="preserve"> Darmstadt</w:t>
      </w:r>
    </w:p>
    <w:p w14:paraId="74F46701" w14:textId="77777777" w:rsidR="00992015" w:rsidRDefault="00992015" w:rsidP="00664263">
      <w:pPr>
        <w:pStyle w:val="ISMetadatenSeite2"/>
      </w:pPr>
      <w:r>
        <w:t>Luigi Biondo, M.Sc</w:t>
      </w:r>
    </w:p>
    <w:p w14:paraId="5E09F97C" w14:textId="77777777" w:rsidR="003A3F5B" w:rsidRDefault="00992015" w:rsidP="00664263">
      <w:pPr>
        <w:pStyle w:val="ISMetadatenSeite2"/>
      </w:pPr>
      <w:r>
        <w:t>Anna Schmidt, M.Sc</w:t>
      </w:r>
    </w:p>
    <w:p w14:paraId="5F20959C" w14:textId="37B630E2" w:rsidR="00664263" w:rsidRPr="00212F22" w:rsidRDefault="003A3F5B" w:rsidP="00664263">
      <w:pPr>
        <w:pStyle w:val="ISMetadatenSeite2"/>
      </w:pPr>
      <w:r>
        <w:t>Henrik Schneider, M.Sc</w:t>
      </w:r>
      <w:r w:rsidR="00664263">
        <w:br/>
      </w:r>
    </w:p>
    <w:p w14:paraId="00187271" w14:textId="77777777" w:rsidR="006F1437" w:rsidRDefault="006F1437" w:rsidP="006F1437">
      <w:pPr>
        <w:sectPr w:rsidR="006F1437" w:rsidSect="004202A2">
          <w:headerReference w:type="default" r:id="rId12"/>
          <w:footerReference w:type="default" r:id="rId13"/>
          <w:pgSz w:w="11906" w:h="16838"/>
          <w:pgMar w:top="1701" w:right="1134" w:bottom="1418" w:left="1701" w:header="709" w:footer="907" w:gutter="0"/>
          <w:pgNumType w:start="2"/>
          <w:cols w:space="708"/>
          <w:docGrid w:linePitch="360"/>
        </w:sectPr>
      </w:pPr>
    </w:p>
    <w:p w14:paraId="44EB1AB0" w14:textId="7E31C48A" w:rsidR="006F1437" w:rsidRDefault="006429A5" w:rsidP="003C3094">
      <w:pPr>
        <w:pStyle w:val="berschrift1"/>
      </w:pPr>
      <w:bookmarkStart w:id="0" w:name="_Ref291586"/>
      <w:r w:rsidRPr="003C3094">
        <w:lastRenderedPageBreak/>
        <w:t>Software-Struktur</w:t>
      </w:r>
      <w:bookmarkEnd w:id="0"/>
    </w:p>
    <w:p w14:paraId="40149593" w14:textId="77777777" w:rsidR="00494DEF" w:rsidRDefault="006F7D03" w:rsidP="00494DEF">
      <w:pPr>
        <w:pStyle w:val="paragraph"/>
        <w:keepNext/>
        <w:spacing w:before="0" w:beforeAutospacing="0" w:after="0" w:afterAutospacing="0"/>
        <w:jc w:val="center"/>
        <w:textAlignment w:val="baseline"/>
      </w:pPr>
      <w:r>
        <w:rPr>
          <w:rFonts w:ascii="Calibri" w:hAnsi="Calibri" w:cs="Calibri"/>
          <w:noProof/>
          <w:sz w:val="22"/>
          <w:szCs w:val="22"/>
        </w:rPr>
        <w:drawing>
          <wp:inline distT="0" distB="0" distL="0" distR="0" wp14:anchorId="3A43F77A" wp14:editId="30271523">
            <wp:extent cx="5401340" cy="5416821"/>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bbildung_CodeStruktur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1854" cy="5437394"/>
                    </a:xfrm>
                    <a:prstGeom prst="rect">
                      <a:avLst/>
                    </a:prstGeom>
                  </pic:spPr>
                </pic:pic>
              </a:graphicData>
            </a:graphic>
          </wp:inline>
        </w:drawing>
      </w:r>
    </w:p>
    <w:p w14:paraId="62F0B04D" w14:textId="28B8B3D0" w:rsidR="006F7D03" w:rsidRDefault="00494DEF" w:rsidP="00494DEF">
      <w:pPr>
        <w:pStyle w:val="Beschriftung"/>
        <w:jc w:val="center"/>
        <w:rPr>
          <w:noProof/>
        </w:rPr>
      </w:pPr>
      <w:bookmarkStart w:id="1" w:name="_Ref290184"/>
      <w:r>
        <w:t xml:space="preserve">Abbildung </w:t>
      </w:r>
      <w:fldSimple w:instr=" SEQ Abbildung \* ARABIC ">
        <w:r w:rsidR="00EE5698">
          <w:rPr>
            <w:noProof/>
          </w:rPr>
          <w:t>1</w:t>
        </w:r>
      </w:fldSimple>
      <w:bookmarkEnd w:id="1"/>
      <w:r w:rsidR="003A3F5B">
        <w:rPr>
          <w:noProof/>
        </w:rPr>
        <w:t>: Überblick der Gesamtstruktur</w:t>
      </w:r>
    </w:p>
    <w:p w14:paraId="6B8F6181" w14:textId="77777777" w:rsidR="00B30093" w:rsidRPr="00B30093" w:rsidRDefault="00B30093" w:rsidP="00B30093">
      <w:pPr>
        <w:pStyle w:val="ISTextkrper"/>
      </w:pPr>
    </w:p>
    <w:p w14:paraId="135F9848" w14:textId="18A5F786" w:rsidR="00445E1B" w:rsidRPr="00F7540A" w:rsidRDefault="006F7D03" w:rsidP="00F7540A">
      <w:pPr>
        <w:pStyle w:val="Text"/>
      </w:pPr>
      <w:r w:rsidRPr="00F7540A">
        <w:t xml:space="preserve">Der Code teilt sich in zwei Teile auf. Zum einen in den </w:t>
      </w:r>
      <w:del w:id="2" w:author="Autor" w:date="2019-02-06T08:10:00Z">
        <w:r w:rsidRPr="00F7540A" w:rsidDel="00555EBE">
          <w:delText>Code</w:delText>
        </w:r>
      </w:del>
      <w:ins w:id="3" w:author="Autor" w:date="2019-02-06T08:10:00Z">
        <w:r w:rsidR="00555EBE" w:rsidRPr="00F7540A">
          <w:t>Code,</w:t>
        </w:r>
      </w:ins>
      <w:r w:rsidRPr="00F7540A">
        <w:t xml:space="preserve"> der auf einem PC ausgeführt wird und den der auf dem</w:t>
      </w:r>
      <w:r w:rsidRPr="00F7540A">
        <w:rPr>
          <w:rFonts w:ascii="Cambria" w:hAnsi="Cambria" w:cs="Cambria"/>
        </w:rPr>
        <w:t> </w:t>
      </w:r>
      <w:r w:rsidRPr="00F7540A">
        <w:t>myRIO-Realtime-System ausgef</w:t>
      </w:r>
      <w:r w:rsidRPr="00F7540A">
        <w:rPr>
          <w:rFonts w:cs="Charter"/>
        </w:rPr>
        <w:t>ü</w:t>
      </w:r>
      <w:r w:rsidRPr="00F7540A">
        <w:t>hrt wird. Der Code auf dem PC erf</w:t>
      </w:r>
      <w:r w:rsidRPr="00F7540A">
        <w:rPr>
          <w:rFonts w:cs="Charter"/>
        </w:rPr>
        <w:t>ü</w:t>
      </w:r>
      <w:r w:rsidRPr="00F7540A">
        <w:t>llt alle Aufgaben des Nutzer- und Engineering-Interfaces, wie zum Beispiel das Bestellen eines Kaffe</w:t>
      </w:r>
      <w:r w:rsidR="003A3F5B" w:rsidRPr="00F7540A">
        <w:t>e</w:t>
      </w:r>
      <w:r w:rsidRPr="00F7540A">
        <w:t>s, den Not-Stopp und das Anzeigen wichtiger Prozessvariablen. Die Kommunikation zwischen PC und Realtime-System erfolgt ausschließlich über die NI</w:t>
      </w:r>
      <w:r w:rsidRPr="00F7540A">
        <w:rPr>
          <w:rFonts w:ascii="Cambria" w:hAnsi="Cambria" w:cs="Cambria"/>
        </w:rPr>
        <w:t> </w:t>
      </w:r>
      <w:r w:rsidRPr="00F7540A">
        <w:t>Shared-Variables-Engine. W</w:t>
      </w:r>
      <w:r w:rsidRPr="00F7540A">
        <w:rPr>
          <w:rFonts w:cs="Charter"/>
        </w:rPr>
        <w:t>ä</w:t>
      </w:r>
      <w:r w:rsidRPr="00F7540A">
        <w:t>hrend Live-Informationen wie Temperaturen vom</w:t>
      </w:r>
      <w:r w:rsidRPr="00F7540A">
        <w:rPr>
          <w:rFonts w:ascii="Cambria" w:hAnsi="Cambria" w:cs="Cambria"/>
        </w:rPr>
        <w:t> </w:t>
      </w:r>
      <w:r w:rsidRPr="00F7540A">
        <w:t>myRIO</w:t>
      </w:r>
      <w:r w:rsidRPr="00F7540A">
        <w:rPr>
          <w:rFonts w:ascii="Cambria" w:hAnsi="Cambria" w:cs="Cambria"/>
        </w:rPr>
        <w:t> </w:t>
      </w:r>
      <w:r w:rsidRPr="00F7540A">
        <w:t>nicht gebuffert in den</w:t>
      </w:r>
      <w:r w:rsidRPr="00F7540A">
        <w:rPr>
          <w:rFonts w:ascii="Cambria" w:hAnsi="Cambria" w:cs="Cambria"/>
        </w:rPr>
        <w:t> </w:t>
      </w:r>
      <w:r w:rsidRPr="00F7540A">
        <w:t>Shared-Variablen ver</w:t>
      </w:r>
      <w:r w:rsidRPr="00F7540A">
        <w:rPr>
          <w:rFonts w:cs="Charter"/>
        </w:rPr>
        <w:t>ö</w:t>
      </w:r>
      <w:r w:rsidRPr="00F7540A">
        <w:t>ffentlicht werden, werden Befehle vom PC zum</w:t>
      </w:r>
      <w:r w:rsidRPr="00F7540A">
        <w:rPr>
          <w:rFonts w:ascii="Cambria" w:hAnsi="Cambria" w:cs="Cambria"/>
        </w:rPr>
        <w:t> </w:t>
      </w:r>
      <w:r w:rsidRPr="00F7540A">
        <w:t>myRIO</w:t>
      </w:r>
      <w:r w:rsidRPr="00F7540A">
        <w:rPr>
          <w:rFonts w:ascii="Cambria" w:hAnsi="Cambria" w:cs="Cambria"/>
        </w:rPr>
        <w:t> </w:t>
      </w:r>
      <w:r w:rsidRPr="00F7540A">
        <w:t xml:space="preserve">als gebufferte Netzwerkvariable (CMD_FIFO) </w:t>
      </w:r>
      <w:r w:rsidRPr="00F7540A">
        <w:rPr>
          <w:rFonts w:cs="Charter"/>
        </w:rPr>
        <w:t>ü</w:t>
      </w:r>
      <w:r w:rsidRPr="00F7540A">
        <w:t>bergeben. Dadurch wird eine Befehls-FIFO realisiert die sicherstellt, dass keine Befehle verloren gehen.</w:t>
      </w:r>
      <w:r w:rsidR="00445E1B" w:rsidRPr="00F7540A">
        <w:t xml:space="preserve"> </w:t>
      </w:r>
    </w:p>
    <w:p w14:paraId="0A6BB047" w14:textId="7B68AC51" w:rsidR="00B2163B" w:rsidRDefault="006F7D03" w:rsidP="00F7540A">
      <w:pPr>
        <w:pStyle w:val="Text"/>
      </w:pPr>
      <w:r w:rsidRPr="004F08DA">
        <w:lastRenderedPageBreak/>
        <w:t>Auf Seite</w:t>
      </w:r>
      <w:del w:id="4" w:author="Autor" w:date="2019-02-06T08:11:00Z">
        <w:r w:rsidRPr="004F08DA" w:rsidDel="00555EBE">
          <w:delText>n</w:delText>
        </w:r>
      </w:del>
      <w:r w:rsidRPr="004F08DA">
        <w:t xml:space="preserve"> des</w:t>
      </w:r>
      <w:r w:rsidRPr="004F08DA">
        <w:rPr>
          <w:rFonts w:ascii="Cambria" w:hAnsi="Cambria" w:cs="Cambria"/>
        </w:rPr>
        <w:t> </w:t>
      </w:r>
      <w:r w:rsidRPr="004F08DA">
        <w:t>myRIO</w:t>
      </w:r>
      <w:r w:rsidRPr="004F08DA">
        <w:rPr>
          <w:rFonts w:ascii="Cambria" w:hAnsi="Cambria" w:cs="Cambria"/>
        </w:rPr>
        <w:t> </w:t>
      </w:r>
      <w:r w:rsidRPr="004F08DA">
        <w:t>wird die Befehls-FIFO nach dem Erzeuger-Verbraucher-Prinzip ausgelesen. Dadurch kann sichergestellt werden, dass die Befehls-FIFO nicht überläuft. Des Weiteren wurde hier auch die Anforderung u</w:t>
      </w:r>
      <w:r w:rsidR="001C458D">
        <w:t>mgesetzt, dass „</w:t>
      </w:r>
      <w:r w:rsidRPr="004F08DA">
        <w:t>Emergency</w:t>
      </w:r>
      <w:r w:rsidRPr="004F08DA">
        <w:rPr>
          <w:rFonts w:ascii="Cambria" w:hAnsi="Cambria" w:cs="Cambria"/>
        </w:rPr>
        <w:t> </w:t>
      </w:r>
      <w:r w:rsidRPr="004F08DA">
        <w:t xml:space="preserve">Stops" priorisiert verarbeitet </w:t>
      </w:r>
      <w:r w:rsidR="001C458D">
        <w:t>werden sollen. Wenn der Befehl „</w:t>
      </w:r>
      <w:r w:rsidRPr="004F08DA">
        <w:t>Emergency</w:t>
      </w:r>
      <w:r w:rsidRPr="004F08DA">
        <w:rPr>
          <w:rFonts w:ascii="Cambria" w:hAnsi="Cambria" w:cs="Cambria"/>
        </w:rPr>
        <w:t> </w:t>
      </w:r>
      <w:r w:rsidRPr="004F08DA">
        <w:t>Stop"</w:t>
      </w:r>
      <w:r w:rsidRPr="004F08DA">
        <w:rPr>
          <w:rFonts w:ascii="Cambria" w:hAnsi="Cambria" w:cs="Cambria"/>
        </w:rPr>
        <w:t> </w:t>
      </w:r>
      <w:r w:rsidRPr="004F08DA">
        <w:t>aus der N</w:t>
      </w:r>
      <w:r w:rsidR="001C458D">
        <w:t xml:space="preserve">etzwerkvariable ausgelesen wird, wird dieser in die </w:t>
      </w:r>
      <w:r w:rsidRPr="004F08DA">
        <w:t>myRIO</w:t>
      </w:r>
      <w:r w:rsidRPr="004F08DA">
        <w:rPr>
          <w:rFonts w:ascii="Cambria" w:hAnsi="Cambria" w:cs="Cambria"/>
        </w:rPr>
        <w:t> </w:t>
      </w:r>
      <w:r w:rsidRPr="004F08DA">
        <w:t>interne Erzeuger-Verbraucher-Warteschlange an erster</w:t>
      </w:r>
      <w:r w:rsidRPr="00EA5AAD">
        <w:t xml:space="preserve"> </w:t>
      </w:r>
      <w:r w:rsidRPr="004F08DA">
        <w:t>Stelle eingereiht und damit in der nächsten Iteration der Controller-Zustandsmaschine umgesetzt. Mehr dazu findet sich im Abschnitt "Not-Stopp Strategie"</w:t>
      </w:r>
      <w:r w:rsidR="004F08DA">
        <w:t>.</w:t>
      </w:r>
    </w:p>
    <w:p w14:paraId="0E748CF3" w14:textId="77777777" w:rsidR="0079713E" w:rsidRPr="004F08DA" w:rsidRDefault="0079713E" w:rsidP="00F7540A">
      <w:pPr>
        <w:pStyle w:val="Text"/>
      </w:pPr>
    </w:p>
    <w:p w14:paraId="605648D7" w14:textId="77777777" w:rsidR="00AB549D" w:rsidRDefault="00AB549D" w:rsidP="00AB549D">
      <w:pPr>
        <w:pStyle w:val="berschrift2"/>
      </w:pPr>
      <w:r>
        <w:t>Main-VI</w:t>
      </w:r>
    </w:p>
    <w:p w14:paraId="3D7222C1" w14:textId="08879C5D" w:rsidR="00A244A9" w:rsidRDefault="003A3F5B" w:rsidP="0027321F">
      <w:pPr>
        <w:pStyle w:val="Text"/>
        <w:rPr>
          <w:rFonts w:ascii="Cambria" w:hAnsi="Cambria" w:cs="Cambria"/>
        </w:rPr>
      </w:pPr>
      <w:r>
        <w:t xml:space="preserve">Wie in der </w:t>
      </w:r>
      <w:r>
        <w:fldChar w:fldCharType="begin"/>
      </w:r>
      <w:r>
        <w:instrText xml:space="preserve"> REF _Ref290184 \h </w:instrText>
      </w:r>
      <w:r w:rsidR="0027321F">
        <w:instrText xml:space="preserve"> \* MERGEFORMAT </w:instrText>
      </w:r>
      <w:r>
        <w:fldChar w:fldCharType="separate"/>
      </w:r>
      <w:r w:rsidR="00EE5698">
        <w:t xml:space="preserve">Abbildung </w:t>
      </w:r>
      <w:r w:rsidR="00EE5698">
        <w:rPr>
          <w:noProof/>
        </w:rPr>
        <w:t>1</w:t>
      </w:r>
      <w:r>
        <w:fldChar w:fldCharType="end"/>
      </w:r>
      <w:r>
        <w:t xml:space="preserve"> </w:t>
      </w:r>
      <w:r w:rsidR="000C6FBE" w:rsidRPr="004F08DA">
        <w:t>des Abschnittes zu sehen ist, besteht die</w:t>
      </w:r>
      <w:r w:rsidR="006F7D03" w:rsidRPr="004F08DA">
        <w:t xml:space="preserve"> [RT]Main.vi aus einer Sequenzs</w:t>
      </w:r>
      <w:r w:rsidR="0027321F">
        <w:t>truktur mit drei</w:t>
      </w:r>
      <w:r w:rsidR="000C6FBE" w:rsidRPr="004F08DA">
        <w:t xml:space="preserve"> Sequenzen (Initialisierung, Loop, Terminierung). In der zweiten Sequenz findet sich das Kernstück des Codes. Eine Erzeugerschleife nimmt Befehle von der Befehls-FIFO an, eine Verbraucherschleife setzt die Zustandslogik zum Herstellen des Kaffees um und es finden sich mehrere Module zum Lesen der angeschlossenen Sensoren und dem Steuern der Aktoren. Die Kommunikation zwischen der Zustandsmaschine und den Modulen geschieht über globale Variablen. Das </w:t>
      </w:r>
      <w:ins w:id="5" w:author="Autor" w:date="2019-02-06T08:13:00Z">
        <w:r w:rsidR="00555EBE">
          <w:t>N</w:t>
        </w:r>
      </w:ins>
      <w:del w:id="6" w:author="Autor" w:date="2019-02-06T08:13:00Z">
        <w:r w:rsidR="000C6FBE" w:rsidRPr="004F08DA" w:rsidDel="00555EBE">
          <w:delText>n</w:delText>
        </w:r>
      </w:del>
      <w:r w:rsidR="000C6FBE" w:rsidRPr="004F08DA">
        <w:t>utzen von globalen Variablen als primärer Weg der Datenübertragung zwischen Modulen war eine Designentscheidung. Durch ihre Nutzung wird der Cod</w:t>
      </w:r>
      <w:r w:rsidR="004C005E">
        <w:t xml:space="preserve">e sehr </w:t>
      </w:r>
      <w:ins w:id="7" w:author="Autor" w:date="2019-02-06T08:14:00Z">
        <w:r w:rsidR="00555EBE">
          <w:t>m</w:t>
        </w:r>
      </w:ins>
      <w:del w:id="8" w:author="Autor" w:date="2019-02-06T08:13:00Z">
        <w:r w:rsidR="004C005E" w:rsidDel="00555EBE">
          <w:delText>M</w:delText>
        </w:r>
      </w:del>
      <w:r w:rsidR="004C005E">
        <w:t xml:space="preserve">odular und damit </w:t>
      </w:r>
      <w:r w:rsidR="000C6FBE" w:rsidRPr="004F08DA">
        <w:t>austauschbar/ersetzbar. Ebenfalls ist durch das gezielte ausklammern bestimmter Blöcke eine einfache Offline</w:t>
      </w:r>
      <w:ins w:id="9" w:author="Autor" w:date="2019-02-06T08:14:00Z">
        <w:r w:rsidR="00555EBE">
          <w:t>-</w:t>
        </w:r>
      </w:ins>
      <w:del w:id="10" w:author="Autor" w:date="2019-02-06T08:14:00Z">
        <w:r w:rsidR="000C6FBE" w:rsidRPr="004F08DA" w:rsidDel="00555EBE">
          <w:delText>s</w:delText>
        </w:r>
      </w:del>
      <w:ins w:id="11" w:author="Autor" w:date="2019-02-06T08:14:00Z">
        <w:r w:rsidR="00555EBE">
          <w:t>S</w:t>
        </w:r>
      </w:ins>
      <w:r w:rsidR="000C6FBE" w:rsidRPr="004F08DA">
        <w:t>imulation des Verhaltens ohne angeschlossene Kaffeemaschine möglich.</w:t>
      </w:r>
      <w:r w:rsidR="000C6FBE" w:rsidRPr="004F08DA">
        <w:rPr>
          <w:rFonts w:ascii="Cambria" w:hAnsi="Cambria" w:cs="Cambria"/>
        </w:rPr>
        <w:t> </w:t>
      </w:r>
    </w:p>
    <w:p w14:paraId="1AEADF9D" w14:textId="77777777" w:rsidR="0079713E" w:rsidRDefault="0079713E" w:rsidP="0027321F">
      <w:pPr>
        <w:pStyle w:val="Text"/>
      </w:pPr>
    </w:p>
    <w:p w14:paraId="5EAC1C34" w14:textId="1F4C7FF6" w:rsidR="00AB549D" w:rsidRDefault="00AB549D" w:rsidP="00AB549D">
      <w:pPr>
        <w:pStyle w:val="berschrift2"/>
      </w:pPr>
      <w:r>
        <w:t>Controller für den Heizer und die Pumpe</w:t>
      </w:r>
    </w:p>
    <w:p w14:paraId="7F5FDA0E" w14:textId="7BA0C662" w:rsidR="000C6FBE" w:rsidRPr="004F08DA" w:rsidRDefault="00D4147C" w:rsidP="0027321F">
      <w:pPr>
        <w:pStyle w:val="Text"/>
      </w:pPr>
      <w:r w:rsidRPr="004F08DA">
        <w:t xml:space="preserve">Heizer, Ventil und Pumpe werden in </w:t>
      </w:r>
      <w:r w:rsidR="00E9346B" w:rsidRPr="004F08DA">
        <w:t>„</w:t>
      </w:r>
      <w:r w:rsidRPr="004F08DA">
        <w:t>Actuation.vi</w:t>
      </w:r>
      <w:r w:rsidR="00E9346B" w:rsidRPr="004F08DA">
        <w:t>“</w:t>
      </w:r>
      <w:r w:rsidRPr="004F08DA">
        <w:t xml:space="preserve"> angesteuert</w:t>
      </w:r>
      <w:r w:rsidR="00E9346B" w:rsidRPr="004F08DA">
        <w:t>, welche in der „Main.vi“ aufgerufen wird</w:t>
      </w:r>
      <w:r w:rsidRPr="004F08DA">
        <w:t>. Die globalen Variablen für den Zustand der Aktoren werden in die entsprechenden DIO-Ports geschrieben, um so ein high- bzw. low-Signal zu erzeugen. Dieser Schritt wird alle 10 ms ausgeführt.</w:t>
      </w:r>
    </w:p>
    <w:p w14:paraId="5CA17D22" w14:textId="77777777" w:rsidR="00494DEF" w:rsidRDefault="000C6FBE" w:rsidP="00494DEF">
      <w:pPr>
        <w:pStyle w:val="ISTextkrper"/>
        <w:keepNext/>
        <w:jc w:val="center"/>
      </w:pPr>
      <w:r>
        <w:rPr>
          <w:noProof/>
        </w:rPr>
        <w:lastRenderedPageBreak/>
        <w:drawing>
          <wp:inline distT="0" distB="0" distL="0" distR="0" wp14:anchorId="0FE894F9" wp14:editId="34431AC1">
            <wp:extent cx="5040000" cy="2450826"/>
            <wp:effectExtent l="0" t="0" r="8255"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ktorik.JPG"/>
                    <pic:cNvPicPr/>
                  </pic:nvPicPr>
                  <pic:blipFill>
                    <a:blip r:embed="rId15">
                      <a:extLst>
                        <a:ext uri="{28A0092B-C50C-407E-A947-70E740481C1C}">
                          <a14:useLocalDpi xmlns:a14="http://schemas.microsoft.com/office/drawing/2010/main" val="0"/>
                        </a:ext>
                      </a:extLst>
                    </a:blip>
                    <a:stretch>
                      <a:fillRect/>
                    </a:stretch>
                  </pic:blipFill>
                  <pic:spPr>
                    <a:xfrm>
                      <a:off x="0" y="0"/>
                      <a:ext cx="5040000" cy="2450826"/>
                    </a:xfrm>
                    <a:prstGeom prst="rect">
                      <a:avLst/>
                    </a:prstGeom>
                  </pic:spPr>
                </pic:pic>
              </a:graphicData>
            </a:graphic>
          </wp:inline>
        </w:drawing>
      </w:r>
    </w:p>
    <w:p w14:paraId="61E7A931" w14:textId="1231FAA4" w:rsidR="000C6FBE" w:rsidRDefault="00494DEF" w:rsidP="00494DEF">
      <w:pPr>
        <w:pStyle w:val="Beschriftung"/>
        <w:jc w:val="center"/>
        <w:rPr>
          <w:noProof/>
        </w:rPr>
      </w:pPr>
      <w:r>
        <w:t xml:space="preserve">Abbildung </w:t>
      </w:r>
      <w:fldSimple w:instr=" SEQ Abbildung \* ARABIC ">
        <w:r w:rsidR="00EE5698">
          <w:rPr>
            <w:noProof/>
          </w:rPr>
          <w:t>2</w:t>
        </w:r>
      </w:fldSimple>
      <w:r w:rsidR="0027321F">
        <w:rPr>
          <w:noProof/>
        </w:rPr>
        <w:t>: Code der Ansteuerung der Aktoren</w:t>
      </w:r>
    </w:p>
    <w:p w14:paraId="57723B3C" w14:textId="77777777" w:rsidR="00B30093" w:rsidRPr="00B30093" w:rsidRDefault="00B30093" w:rsidP="00B30093">
      <w:pPr>
        <w:pStyle w:val="ISTextkrper"/>
      </w:pPr>
    </w:p>
    <w:p w14:paraId="639A521D" w14:textId="065CDB23" w:rsidR="000C6FBE" w:rsidRDefault="000430D6" w:rsidP="0079713E">
      <w:pPr>
        <w:pStyle w:val="Text"/>
      </w:pPr>
      <w:r w:rsidRPr="004F08DA">
        <w:t>Die Variablen werden in</w:t>
      </w:r>
      <w:r w:rsidR="002B33AC">
        <w:t xml:space="preserve"> der</w:t>
      </w:r>
      <w:r w:rsidRPr="004F08DA">
        <w:t xml:space="preserve"> </w:t>
      </w:r>
      <w:r w:rsidR="00E9346B" w:rsidRPr="004F08DA">
        <w:t>„</w:t>
      </w:r>
      <w:r w:rsidRPr="004F08DA">
        <w:t>Loop_Controller.vi</w:t>
      </w:r>
      <w:r w:rsidR="00E9346B" w:rsidRPr="004F08DA">
        <w:t>“</w:t>
      </w:r>
      <w:r w:rsidRPr="004F08DA">
        <w:t xml:space="preserve"> gesetzt</w:t>
      </w:r>
      <w:r w:rsidR="00E9346B" w:rsidRPr="004F08DA">
        <w:t>, welche ebenfalls direkt in der „Main.vi“ aufgerufen wird</w:t>
      </w:r>
      <w:r w:rsidRPr="004F08DA">
        <w:t xml:space="preserve">. </w:t>
      </w:r>
      <w:r w:rsidR="00D4147C" w:rsidRPr="004F08DA">
        <w:t xml:space="preserve">In den Zuständen </w:t>
      </w:r>
      <w:r w:rsidR="00E9346B" w:rsidRPr="004F08DA">
        <w:t>„</w:t>
      </w:r>
      <w:r w:rsidR="00D4147C" w:rsidRPr="004F08DA">
        <w:t>Idle</w:t>
      </w:r>
      <w:r w:rsidR="00E9346B" w:rsidRPr="004F08DA">
        <w:t>“</w:t>
      </w:r>
      <w:r w:rsidR="00D4147C" w:rsidRPr="004F08DA">
        <w:t xml:space="preserve"> und </w:t>
      </w:r>
      <w:r w:rsidR="00E9346B" w:rsidRPr="004F08DA">
        <w:t>„</w:t>
      </w:r>
      <w:r w:rsidR="00D4147C" w:rsidRPr="004F08DA">
        <w:t>Emergency-Stop</w:t>
      </w:r>
      <w:r w:rsidR="00E9346B" w:rsidRPr="004F08DA">
        <w:t>“</w:t>
      </w:r>
      <w:r w:rsidR="00D4147C" w:rsidRPr="004F08DA">
        <w:t xml:space="preserve"> sind die globalen Variablen auf „false“ gesetzt, wodurch alle Aktoren ausgeschaltet werden.</w:t>
      </w:r>
      <w:r w:rsidRPr="004F08DA">
        <w:t xml:space="preserve"> I</w:t>
      </w:r>
      <w:r w:rsidR="007D3035" w:rsidRPr="004F08DA">
        <w:t>n den</w:t>
      </w:r>
      <w:r w:rsidRPr="004F08DA">
        <w:t xml:space="preserve"> Zust</w:t>
      </w:r>
      <w:r w:rsidR="007D3035" w:rsidRPr="004F08DA">
        <w:t>änden</w:t>
      </w:r>
      <w:r w:rsidRPr="004F08DA">
        <w:t xml:space="preserve"> „Vorheizen“ </w:t>
      </w:r>
      <w:r w:rsidR="007D3035" w:rsidRPr="004F08DA">
        <w:t xml:space="preserve">und „Brühen“ </w:t>
      </w:r>
      <w:r w:rsidRPr="004F08DA">
        <w:t xml:space="preserve">wird die Variable „Heater_ON“ in </w:t>
      </w:r>
      <w:r w:rsidR="007D3035" w:rsidRPr="004F08DA">
        <w:t xml:space="preserve">„CTRL_Heater.vi“ gesetzt. Dabei ist „Heater_ON“ nur </w:t>
      </w:r>
      <w:r w:rsidR="00E9346B" w:rsidRPr="004F08DA">
        <w:t>„</w:t>
      </w:r>
      <w:r w:rsidR="007D3035" w:rsidRPr="004F08DA">
        <w:t>true</w:t>
      </w:r>
      <w:r w:rsidR="00E9346B" w:rsidRPr="004F08DA">
        <w:t>“</w:t>
      </w:r>
      <w:r w:rsidR="007D3035" w:rsidRPr="004F08DA">
        <w:t xml:space="preserve">, wenn die gemessene Temperatur niedriger als die Solltemperatur ist. </w:t>
      </w:r>
    </w:p>
    <w:p w14:paraId="6C9544FD" w14:textId="77777777" w:rsidR="00494DEF" w:rsidRDefault="000C6FBE" w:rsidP="00494DEF">
      <w:pPr>
        <w:pStyle w:val="ISTextkrper"/>
        <w:keepNext/>
        <w:jc w:val="center"/>
      </w:pPr>
      <w:r>
        <w:rPr>
          <w:noProof/>
        </w:rPr>
        <w:drawing>
          <wp:inline distT="0" distB="0" distL="0" distR="0" wp14:anchorId="5908386A" wp14:editId="3A9F8D7D">
            <wp:extent cx="5040000" cy="2265338"/>
            <wp:effectExtent l="0" t="0" r="8255"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umpe.JPG"/>
                    <pic:cNvPicPr/>
                  </pic:nvPicPr>
                  <pic:blipFill>
                    <a:blip r:embed="rId16">
                      <a:extLst>
                        <a:ext uri="{28A0092B-C50C-407E-A947-70E740481C1C}">
                          <a14:useLocalDpi xmlns:a14="http://schemas.microsoft.com/office/drawing/2010/main" val="0"/>
                        </a:ext>
                      </a:extLst>
                    </a:blip>
                    <a:stretch>
                      <a:fillRect/>
                    </a:stretch>
                  </pic:blipFill>
                  <pic:spPr>
                    <a:xfrm>
                      <a:off x="0" y="0"/>
                      <a:ext cx="5040000" cy="2265338"/>
                    </a:xfrm>
                    <a:prstGeom prst="rect">
                      <a:avLst/>
                    </a:prstGeom>
                  </pic:spPr>
                </pic:pic>
              </a:graphicData>
            </a:graphic>
          </wp:inline>
        </w:drawing>
      </w:r>
    </w:p>
    <w:p w14:paraId="35849FC3" w14:textId="0D52CAE8" w:rsidR="00494DEF" w:rsidRDefault="00494DEF" w:rsidP="00494DEF">
      <w:pPr>
        <w:pStyle w:val="Beschriftung"/>
        <w:jc w:val="center"/>
      </w:pPr>
      <w:r>
        <w:t xml:space="preserve">Abbildung </w:t>
      </w:r>
      <w:fldSimple w:instr=" SEQ Abbildung \* ARABIC ">
        <w:r w:rsidR="00EE5698">
          <w:rPr>
            <w:noProof/>
          </w:rPr>
          <w:t>3</w:t>
        </w:r>
      </w:fldSimple>
      <w:r w:rsidR="00B30093">
        <w:rPr>
          <w:noProof/>
        </w:rPr>
        <w:t>:</w:t>
      </w:r>
      <w:r w:rsidR="0079713E">
        <w:rPr>
          <w:noProof/>
        </w:rPr>
        <w:t xml:space="preserve"> </w:t>
      </w:r>
      <w:r w:rsidR="000A56BB">
        <w:rPr>
          <w:noProof/>
        </w:rPr>
        <w:t>Darstellung der CTRL_PumpValve.vi</w:t>
      </w:r>
    </w:p>
    <w:p w14:paraId="725729E3" w14:textId="77777777" w:rsidR="00494DEF" w:rsidRDefault="000C6FBE" w:rsidP="00494DEF">
      <w:pPr>
        <w:pStyle w:val="ISTextkrper"/>
        <w:keepNext/>
        <w:jc w:val="center"/>
      </w:pPr>
      <w:r>
        <w:rPr>
          <w:noProof/>
        </w:rPr>
        <w:lastRenderedPageBreak/>
        <w:drawing>
          <wp:inline distT="0" distB="0" distL="0" distR="0" wp14:anchorId="47F90226" wp14:editId="486A30A9">
            <wp:extent cx="3600000" cy="2592741"/>
            <wp:effectExtent l="0" t="0" r="63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orheizen.JPG"/>
                    <pic:cNvPicPr/>
                  </pic:nvPicPr>
                  <pic:blipFill>
                    <a:blip r:embed="rId17">
                      <a:extLst>
                        <a:ext uri="{28A0092B-C50C-407E-A947-70E740481C1C}">
                          <a14:useLocalDpi xmlns:a14="http://schemas.microsoft.com/office/drawing/2010/main" val="0"/>
                        </a:ext>
                      </a:extLst>
                    </a:blip>
                    <a:stretch>
                      <a:fillRect/>
                    </a:stretch>
                  </pic:blipFill>
                  <pic:spPr>
                    <a:xfrm>
                      <a:off x="0" y="0"/>
                      <a:ext cx="3600000" cy="2592741"/>
                    </a:xfrm>
                    <a:prstGeom prst="rect">
                      <a:avLst/>
                    </a:prstGeom>
                  </pic:spPr>
                </pic:pic>
              </a:graphicData>
            </a:graphic>
          </wp:inline>
        </w:drawing>
      </w:r>
    </w:p>
    <w:p w14:paraId="18D41E0F" w14:textId="4EE74EC9" w:rsidR="006F7D03" w:rsidRDefault="00494DEF" w:rsidP="00494DEF">
      <w:pPr>
        <w:pStyle w:val="Beschriftung"/>
        <w:jc w:val="center"/>
        <w:rPr>
          <w:noProof/>
        </w:rPr>
      </w:pPr>
      <w:r>
        <w:t xml:space="preserve">Abbildung </w:t>
      </w:r>
      <w:fldSimple w:instr=" SEQ Abbildung \* ARABIC ">
        <w:r w:rsidR="00EE5698">
          <w:rPr>
            <w:noProof/>
          </w:rPr>
          <w:t>4</w:t>
        </w:r>
      </w:fldSimple>
      <w:r w:rsidR="000A56BB">
        <w:rPr>
          <w:noProof/>
        </w:rPr>
        <w:t>: Darstellung CTRL_Heater.vi</w:t>
      </w:r>
    </w:p>
    <w:p w14:paraId="032B1149" w14:textId="77777777" w:rsidR="00C3373D" w:rsidRPr="00C3373D" w:rsidRDefault="00C3373D" w:rsidP="00C3373D">
      <w:pPr>
        <w:pStyle w:val="ISTextkrper"/>
      </w:pPr>
    </w:p>
    <w:p w14:paraId="0BC2EBC8" w14:textId="7C622912" w:rsidR="00B122B0" w:rsidRDefault="000A56BB" w:rsidP="00C10750">
      <w:pPr>
        <w:pStyle w:val="Text"/>
      </w:pPr>
      <w:r>
        <w:t>Die Var</w:t>
      </w:r>
      <w:r w:rsidR="005F21A6" w:rsidRPr="004F08DA">
        <w:t>i</w:t>
      </w:r>
      <w:r>
        <w:t>a</w:t>
      </w:r>
      <w:r w:rsidR="005F21A6" w:rsidRPr="004F08DA">
        <w:t xml:space="preserve">blen „Pump_ON“ und „Ventil_OPEN“ werden nur im Zustand „Brühen“ </w:t>
      </w:r>
      <w:r w:rsidR="00E9346B" w:rsidRPr="004F08DA">
        <w:t xml:space="preserve">in „CTRL_PumpValve.vi“ auf </w:t>
      </w:r>
      <w:ins w:id="12" w:author="Autor" w:date="2019-02-06T08:15:00Z">
        <w:r w:rsidR="00555EBE">
          <w:t>„</w:t>
        </w:r>
      </w:ins>
      <w:r w:rsidR="005F21A6" w:rsidRPr="004F08DA">
        <w:t>true</w:t>
      </w:r>
      <w:ins w:id="13" w:author="Autor" w:date="2019-02-06T08:15:00Z">
        <w:r w:rsidR="00555EBE">
          <w:t>“</w:t>
        </w:r>
      </w:ins>
      <w:r w:rsidR="005F21A6" w:rsidRPr="004F08DA">
        <w:t xml:space="preserve"> gesetzt. Sobald das geforderte Volumen von der Pumpe </w:t>
      </w:r>
      <w:del w:id="14" w:author="Autor" w:date="2019-02-06T08:15:00Z">
        <w:r w:rsidR="005F21A6" w:rsidRPr="004F08DA" w:rsidDel="00555EBE">
          <w:delText xml:space="preserve">gefördert </w:delText>
        </w:r>
      </w:del>
      <w:ins w:id="15" w:author="Autor" w:date="2019-02-06T08:16:00Z">
        <w:r w:rsidR="00555EBE">
          <w:t>gepumpt</w:t>
        </w:r>
      </w:ins>
      <w:ins w:id="16" w:author="Autor" w:date="2019-02-06T08:15:00Z">
        <w:r w:rsidR="00555EBE" w:rsidRPr="004F08DA">
          <w:t xml:space="preserve"> </w:t>
        </w:r>
      </w:ins>
      <w:r w:rsidR="005F21A6" w:rsidRPr="004F08DA">
        <w:t>wurde</w:t>
      </w:r>
      <w:r w:rsidR="002B33AC">
        <w:t>,</w:t>
      </w:r>
      <w:r w:rsidR="005F21A6" w:rsidRPr="004F08DA">
        <w:t xml:space="preserve"> geht der Loop-Controller in den Zustand „Idle“ zurüc</w:t>
      </w:r>
      <w:r w:rsidR="00C10750">
        <w:t xml:space="preserve">k und alle Variablen werden auf </w:t>
      </w:r>
      <w:r w:rsidR="00E9346B" w:rsidRPr="004F08DA">
        <w:t>„false“ gesetzt, was</w:t>
      </w:r>
      <w:r w:rsidR="005F21A6" w:rsidRPr="004F08DA">
        <w:t xml:space="preserve"> die A</w:t>
      </w:r>
      <w:r w:rsidR="00E9346B" w:rsidRPr="004F08DA">
        <w:t>ktoren aus</w:t>
      </w:r>
      <w:r w:rsidR="005F21A6" w:rsidRPr="004F08DA">
        <w:t>schaltet.</w:t>
      </w:r>
    </w:p>
    <w:p w14:paraId="57698A3E" w14:textId="77777777" w:rsidR="00C10750" w:rsidRPr="004F08DA" w:rsidRDefault="00C10750" w:rsidP="00C10750">
      <w:pPr>
        <w:pStyle w:val="Text"/>
      </w:pPr>
    </w:p>
    <w:p w14:paraId="4FDC18EB" w14:textId="5CCE8F59" w:rsidR="00AB549D" w:rsidRDefault="00AB549D" w:rsidP="00AB549D">
      <w:pPr>
        <w:pStyle w:val="berschrift2"/>
      </w:pPr>
      <w:r>
        <w:t xml:space="preserve">Controller für das </w:t>
      </w:r>
      <w:r w:rsidR="00CF479B">
        <w:t>Touch</w:t>
      </w:r>
      <w:ins w:id="17" w:author="Autor" w:date="2019-02-06T08:16:00Z">
        <w:r w:rsidR="00555EBE">
          <w:t>-</w:t>
        </w:r>
      </w:ins>
      <w:del w:id="18" w:author="Autor" w:date="2019-02-06T08:16:00Z">
        <w:r w:rsidR="00CF479B" w:rsidDel="00555EBE">
          <w:delText xml:space="preserve"> </w:delText>
        </w:r>
      </w:del>
      <w:r>
        <w:t>Display</w:t>
      </w:r>
    </w:p>
    <w:p w14:paraId="24B14DDD" w14:textId="493DDDE4" w:rsidR="00567F51" w:rsidRDefault="00A039E6" w:rsidP="00C3373D">
      <w:pPr>
        <w:pStyle w:val="Text"/>
      </w:pPr>
      <w:r w:rsidRPr="004F08DA">
        <w:t>Wir haben uns entschieden, zwei verschiedene GUIs, jeweils eins pro Display, an der Kaffeemaschine zu verwenden. Für das Quer-Display wählten wir ein Standbild, welches thematisch zu dem Thema Kaffee passt.</w:t>
      </w:r>
    </w:p>
    <w:p w14:paraId="2521E1F4" w14:textId="77777777" w:rsidR="00715BF3" w:rsidRDefault="00715BF3" w:rsidP="00715BF3">
      <w:pPr>
        <w:pStyle w:val="paragraph"/>
        <w:keepNext/>
        <w:spacing w:before="0" w:beforeAutospacing="0" w:after="0" w:afterAutospacing="0"/>
        <w:jc w:val="center"/>
        <w:textAlignment w:val="baseline"/>
      </w:pPr>
      <w:r>
        <w:rPr>
          <w:rFonts w:ascii="Charter" w:hAnsi="Charter"/>
          <w:noProof/>
          <w:sz w:val="22"/>
          <w:szCs w:val="22"/>
        </w:rPr>
        <w:drawing>
          <wp:inline distT="0" distB="0" distL="0" distR="0" wp14:anchorId="216BA2EE" wp14:editId="25CB7C26">
            <wp:extent cx="3321449" cy="1977656"/>
            <wp:effectExtent l="0" t="0" r="0"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playQuer.PNG"/>
                    <pic:cNvPicPr/>
                  </pic:nvPicPr>
                  <pic:blipFill>
                    <a:blip r:embed="rId18">
                      <a:extLst>
                        <a:ext uri="{28A0092B-C50C-407E-A947-70E740481C1C}">
                          <a14:useLocalDpi xmlns:a14="http://schemas.microsoft.com/office/drawing/2010/main" val="0"/>
                        </a:ext>
                      </a:extLst>
                    </a:blip>
                    <a:stretch>
                      <a:fillRect/>
                    </a:stretch>
                  </pic:blipFill>
                  <pic:spPr>
                    <a:xfrm>
                      <a:off x="0" y="0"/>
                      <a:ext cx="3345501" cy="1991977"/>
                    </a:xfrm>
                    <a:prstGeom prst="rect">
                      <a:avLst/>
                    </a:prstGeom>
                  </pic:spPr>
                </pic:pic>
              </a:graphicData>
            </a:graphic>
          </wp:inline>
        </w:drawing>
      </w:r>
    </w:p>
    <w:p w14:paraId="657650E3" w14:textId="545A498C" w:rsidR="00715BF3" w:rsidRDefault="00715BF3" w:rsidP="00715BF3">
      <w:pPr>
        <w:pStyle w:val="Beschriftung"/>
        <w:jc w:val="center"/>
        <w:rPr>
          <w:sz w:val="22"/>
          <w:szCs w:val="22"/>
        </w:rPr>
      </w:pPr>
      <w:r>
        <w:t xml:space="preserve">Abbildung </w:t>
      </w:r>
      <w:fldSimple w:instr=" SEQ Abbildung \* ARABIC ">
        <w:r w:rsidR="00EE5698">
          <w:rPr>
            <w:noProof/>
          </w:rPr>
          <w:t>5</w:t>
        </w:r>
      </w:fldSimple>
      <w:r w:rsidR="00C3373D">
        <w:rPr>
          <w:noProof/>
        </w:rPr>
        <w:t>: Anzeige „Display 1“ (Quer)</w:t>
      </w:r>
    </w:p>
    <w:p w14:paraId="2ED579DA" w14:textId="77777777" w:rsidR="008479CC" w:rsidRDefault="008479CC" w:rsidP="008479CC">
      <w:pPr>
        <w:pStyle w:val="Text"/>
        <w:rPr>
          <w:szCs w:val="22"/>
        </w:rPr>
      </w:pPr>
    </w:p>
    <w:p w14:paraId="5651D690" w14:textId="550711FB" w:rsidR="00A039E6" w:rsidRDefault="00567F51" w:rsidP="006D7621">
      <w:pPr>
        <w:pStyle w:val="Text"/>
        <w:rPr>
          <w:szCs w:val="22"/>
        </w:rPr>
      </w:pPr>
      <w:r w:rsidRPr="008479CC">
        <w:lastRenderedPageBreak/>
        <w:t>Das Hoch-Display nutzen wir</w:t>
      </w:r>
      <w:r w:rsidR="00A039E6" w:rsidRPr="008479CC">
        <w:t xml:space="preserve"> zur Darstellung der eigentlichen Information. Zum einen wird angezeigt, wie viele</w:t>
      </w:r>
      <w:r w:rsidRPr="008479CC">
        <w:t xml:space="preserve"> Tassen</w:t>
      </w:r>
      <w:r w:rsidR="00A039E6" w:rsidRPr="008479CC">
        <w:t xml:space="preserve"> Kaffee der Nutzer angefordert hat. Außerdem wird angezei</w:t>
      </w:r>
      <w:r w:rsidRPr="008479CC">
        <w:t>gt</w:t>
      </w:r>
      <w:r w:rsidR="0098327F">
        <w:t>,</w:t>
      </w:r>
      <w:r w:rsidRPr="008479CC">
        <w:t xml:space="preserve"> in</w:t>
      </w:r>
      <w:r w:rsidRPr="004F08DA">
        <w:rPr>
          <w:szCs w:val="22"/>
        </w:rPr>
        <w:t xml:space="preserve"> welchen der Hauptzustände</w:t>
      </w:r>
      <w:r w:rsidR="00A039E6" w:rsidRPr="004F08DA">
        <w:rPr>
          <w:szCs w:val="22"/>
        </w:rPr>
        <w:t xml:space="preserve"> sich die Maschine momentan befindet („Idle“, „Vorheizen“, „Brühen“, „Emergency-Stop“). Als drittes Element entschieden wir uns für einen</w:t>
      </w:r>
      <w:r w:rsidR="002C016B" w:rsidRPr="004F08DA">
        <w:rPr>
          <w:szCs w:val="22"/>
        </w:rPr>
        <w:t xml:space="preserve"> </w:t>
      </w:r>
      <w:r w:rsidR="00A039E6" w:rsidRPr="004F08DA">
        <w:rPr>
          <w:szCs w:val="22"/>
        </w:rPr>
        <w:t>Fortschrittsbalken, welcher den aktuellen prozentualen Füllstand des Kaffeebechers relativ zu</w:t>
      </w:r>
      <w:r w:rsidRPr="004F08DA">
        <w:rPr>
          <w:szCs w:val="22"/>
        </w:rPr>
        <w:t>m</w:t>
      </w:r>
      <w:r w:rsidR="00A039E6" w:rsidRPr="004F08DA">
        <w:rPr>
          <w:szCs w:val="22"/>
        </w:rPr>
        <w:t xml:space="preserve"> Zielfüllstand illustriert.</w:t>
      </w:r>
    </w:p>
    <w:p w14:paraId="4A153276" w14:textId="77777777" w:rsidR="00641BF6" w:rsidRDefault="00641BF6" w:rsidP="00641BF6">
      <w:pPr>
        <w:pStyle w:val="paragraph"/>
        <w:keepNext/>
        <w:spacing w:before="0" w:beforeAutospacing="0" w:after="0" w:afterAutospacing="0"/>
        <w:jc w:val="center"/>
        <w:textAlignment w:val="baseline"/>
      </w:pPr>
      <w:r>
        <w:rPr>
          <w:rFonts w:ascii="Charter" w:hAnsi="Charter"/>
          <w:noProof/>
          <w:sz w:val="22"/>
          <w:szCs w:val="22"/>
        </w:rPr>
        <w:drawing>
          <wp:inline distT="0" distB="0" distL="0" distR="0" wp14:anchorId="762A5C3D" wp14:editId="4E906988">
            <wp:extent cx="2245056" cy="3539400"/>
            <wp:effectExtent l="0" t="0" r="3175" b="444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laHoch.PNG"/>
                    <pic:cNvPicPr/>
                  </pic:nvPicPr>
                  <pic:blipFill>
                    <a:blip r:embed="rId19">
                      <a:extLst>
                        <a:ext uri="{28A0092B-C50C-407E-A947-70E740481C1C}">
                          <a14:useLocalDpi xmlns:a14="http://schemas.microsoft.com/office/drawing/2010/main" val="0"/>
                        </a:ext>
                      </a:extLst>
                    </a:blip>
                    <a:stretch>
                      <a:fillRect/>
                    </a:stretch>
                  </pic:blipFill>
                  <pic:spPr>
                    <a:xfrm>
                      <a:off x="0" y="0"/>
                      <a:ext cx="2247907" cy="3543895"/>
                    </a:xfrm>
                    <a:prstGeom prst="rect">
                      <a:avLst/>
                    </a:prstGeom>
                  </pic:spPr>
                </pic:pic>
              </a:graphicData>
            </a:graphic>
          </wp:inline>
        </w:drawing>
      </w:r>
    </w:p>
    <w:p w14:paraId="077A9AFA" w14:textId="2FA4B212" w:rsidR="00641BF6" w:rsidRPr="004F08DA" w:rsidRDefault="00641BF6" w:rsidP="00641BF6">
      <w:pPr>
        <w:pStyle w:val="Beschriftung"/>
        <w:jc w:val="center"/>
        <w:rPr>
          <w:sz w:val="22"/>
          <w:szCs w:val="22"/>
        </w:rPr>
      </w:pPr>
      <w:r>
        <w:t xml:space="preserve">Abbildung </w:t>
      </w:r>
      <w:fldSimple w:instr=" SEQ Abbildung \* ARABIC ">
        <w:r w:rsidR="00EE5698">
          <w:rPr>
            <w:noProof/>
          </w:rPr>
          <w:t>6</w:t>
        </w:r>
      </w:fldSimple>
      <w:r w:rsidR="006D7621">
        <w:rPr>
          <w:noProof/>
        </w:rPr>
        <w:t xml:space="preserve">: </w:t>
      </w:r>
      <w:r w:rsidR="00221647">
        <w:rPr>
          <w:noProof/>
        </w:rPr>
        <w:t>Anzeige „Display 2“ (Portrait)</w:t>
      </w:r>
    </w:p>
    <w:p w14:paraId="1B9538FE" w14:textId="776591FB" w:rsidR="00A039E6" w:rsidRPr="004F08DA" w:rsidRDefault="00A039E6" w:rsidP="00EA5AAD">
      <w:pPr>
        <w:pStyle w:val="paragraph"/>
        <w:spacing w:before="0" w:beforeAutospacing="0" w:after="0" w:afterAutospacing="0"/>
        <w:textAlignment w:val="baseline"/>
        <w:rPr>
          <w:rFonts w:ascii="Charter" w:hAnsi="Charter"/>
          <w:sz w:val="22"/>
          <w:szCs w:val="22"/>
        </w:rPr>
      </w:pPr>
    </w:p>
    <w:p w14:paraId="46B82D35" w14:textId="092D52D5" w:rsidR="00A039E6" w:rsidRPr="004F08DA" w:rsidRDefault="0098327F" w:rsidP="001344DC">
      <w:pPr>
        <w:pStyle w:val="Text"/>
      </w:pPr>
      <w:r>
        <w:t>Die beiden Bildschirm-</w:t>
      </w:r>
      <w:r w:rsidR="00A039E6" w:rsidRPr="004F08DA">
        <w:t>Bilder entwickelten wir wie vorgeschlagen in</w:t>
      </w:r>
      <w:r w:rsidR="004241DD">
        <w:t xml:space="preserve"> dem</w:t>
      </w:r>
      <w:r w:rsidR="00A039E6" w:rsidRPr="004F08DA">
        <w:t xml:space="preserve"> Nextion Editor </w:t>
      </w:r>
      <w:r w:rsidR="00567F51" w:rsidRPr="004F08DA">
        <w:t xml:space="preserve">und exportierten sie als </w:t>
      </w:r>
      <w:r w:rsidR="00A039E6" w:rsidRPr="004F08DA">
        <w:t>.hmi und .tft. Leider war unser</w:t>
      </w:r>
      <w:r w:rsidR="00567F51" w:rsidRPr="004F08DA">
        <w:t>e</w:t>
      </w:r>
      <w:r w:rsidR="00A039E6" w:rsidRPr="004F08DA">
        <w:t xml:space="preserve"> </w:t>
      </w:r>
      <w:r w:rsidR="00567F51" w:rsidRPr="004F08DA">
        <w:t>Transferp</w:t>
      </w:r>
      <w:r w:rsidR="00A039E6" w:rsidRPr="004F08DA">
        <w:t xml:space="preserve">latine </w:t>
      </w:r>
      <w:r w:rsidR="00567F51" w:rsidRPr="004F08DA">
        <w:t>defekt</w:t>
      </w:r>
      <w:r w:rsidR="00A039E6" w:rsidRPr="004F08DA">
        <w:t>, weswegen wir die Daten mit einer Micro</w:t>
      </w:r>
      <w:r w:rsidR="00567F51" w:rsidRPr="004F08DA">
        <w:t>-</w:t>
      </w:r>
      <w:r w:rsidR="00A039E6" w:rsidRPr="004F08DA">
        <w:t>SD Karte auf den Monitor überspielen mussten. Dies funktionierte dann reibungslos, wenn auch mit erheblich</w:t>
      </w:r>
      <w:r w:rsidR="00567F51" w:rsidRPr="004F08DA">
        <w:t>em</w:t>
      </w:r>
      <w:r w:rsidR="00A039E6" w:rsidRPr="004F08DA">
        <w:t xml:space="preserve"> Mehraufwand.</w:t>
      </w:r>
    </w:p>
    <w:p w14:paraId="20E43B50" w14:textId="72D04A94" w:rsidR="002C016B" w:rsidRDefault="00D37A49" w:rsidP="001344DC">
      <w:pPr>
        <w:pStyle w:val="Text"/>
      </w:pPr>
      <w:r w:rsidRPr="001344DC">
        <w:t>In der folgenden</w:t>
      </w:r>
      <w:r w:rsidR="001344DC" w:rsidRPr="001344DC">
        <w:t xml:space="preserve"> </w:t>
      </w:r>
      <w:r w:rsidR="005E4407">
        <w:fldChar w:fldCharType="begin"/>
      </w:r>
      <w:r w:rsidR="005E4407">
        <w:instrText xml:space="preserve"> REF _Ref291227 \h </w:instrText>
      </w:r>
      <w:r w:rsidR="005E4407">
        <w:fldChar w:fldCharType="separate"/>
      </w:r>
      <w:r w:rsidR="00EE5698">
        <w:t xml:space="preserve">Abbildung </w:t>
      </w:r>
      <w:r w:rsidR="00EE5698">
        <w:rPr>
          <w:noProof/>
        </w:rPr>
        <w:t>7</w:t>
      </w:r>
      <w:r w:rsidR="005E4407">
        <w:fldChar w:fldCharType="end"/>
      </w:r>
      <w:r w:rsidRPr="001344DC">
        <w:t xml:space="preserve"> </w:t>
      </w:r>
      <w:r w:rsidR="00A039E6" w:rsidRPr="001344DC">
        <w:t xml:space="preserve">sieht </w:t>
      </w:r>
      <w:r w:rsidR="006E4038" w:rsidRPr="001344DC">
        <w:t>man den Aufbau dieser VI</w:t>
      </w:r>
      <w:r w:rsidR="006E4038">
        <w:t>.</w:t>
      </w:r>
    </w:p>
    <w:p w14:paraId="2E15EC4C" w14:textId="2E637644" w:rsidR="001344DC" w:rsidRDefault="001344DC" w:rsidP="001344DC">
      <w:pPr>
        <w:pStyle w:val="Text"/>
      </w:pPr>
    </w:p>
    <w:p w14:paraId="7E00DDE7" w14:textId="77777777" w:rsidR="001344DC" w:rsidRDefault="001344DC" w:rsidP="001344DC">
      <w:pPr>
        <w:pStyle w:val="Text"/>
        <w:keepNext/>
        <w:jc w:val="center"/>
      </w:pPr>
      <w:r>
        <w:rPr>
          <w:noProof/>
        </w:rPr>
        <w:lastRenderedPageBreak/>
        <w:drawing>
          <wp:inline distT="0" distB="0" distL="0" distR="0" wp14:anchorId="5396298B" wp14:editId="1CACC8E8">
            <wp:extent cx="5752465" cy="2552065"/>
            <wp:effectExtent l="0" t="0" r="635" b="635"/>
            <wp:docPr id="18" name="Grafik 18" descr="G:\DokumentationMike\Display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kumentationMike\DisplayV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2552065"/>
                    </a:xfrm>
                    <a:prstGeom prst="rect">
                      <a:avLst/>
                    </a:prstGeom>
                    <a:noFill/>
                    <a:ln>
                      <a:noFill/>
                    </a:ln>
                  </pic:spPr>
                </pic:pic>
              </a:graphicData>
            </a:graphic>
          </wp:inline>
        </w:drawing>
      </w:r>
    </w:p>
    <w:p w14:paraId="38BCD390" w14:textId="359D04DC" w:rsidR="001344DC" w:rsidRDefault="001344DC" w:rsidP="001344DC">
      <w:pPr>
        <w:pStyle w:val="Beschriftung"/>
        <w:jc w:val="center"/>
      </w:pPr>
      <w:bookmarkStart w:id="19" w:name="_Ref291227"/>
      <w:r>
        <w:t xml:space="preserve">Abbildung </w:t>
      </w:r>
      <w:fldSimple w:instr=" SEQ Abbildung \* ARABIC ">
        <w:r w:rsidR="00EE5698">
          <w:rPr>
            <w:noProof/>
          </w:rPr>
          <w:t>7</w:t>
        </w:r>
      </w:fldSimple>
      <w:bookmarkEnd w:id="19"/>
      <w:r>
        <w:t>: Darstellung der DisplayMain.vi</w:t>
      </w:r>
    </w:p>
    <w:p w14:paraId="7FBD3024" w14:textId="77777777" w:rsidR="00024F0C" w:rsidRDefault="00024F0C" w:rsidP="001344DC">
      <w:pPr>
        <w:pStyle w:val="Text"/>
      </w:pPr>
    </w:p>
    <w:p w14:paraId="50313B6C" w14:textId="1861EC91" w:rsidR="00A039E6" w:rsidRDefault="00A039E6" w:rsidP="001344DC">
      <w:pPr>
        <w:pStyle w:val="Text"/>
      </w:pPr>
      <w:r>
        <w:t>Innerhalb der LabVIEW Implementierung verwenden wir die gegebene Display-Message VI.  Diese bek</w:t>
      </w:r>
      <w:r w:rsidR="006E4038">
        <w:t>ommt</w:t>
      </w:r>
      <w:r>
        <w:t xml:space="preserve"> als Input die Bezeichnung des Elements (t1 = Status, n0 = Anzahl der Tassen, j0 = Fortschrittsbaken) </w:t>
      </w:r>
      <w:r w:rsidR="006E4038">
        <w:t>welche</w:t>
      </w:r>
      <w:r>
        <w:t xml:space="preserve"> wir der Bildschirm-Datei über Nextion hinzugefügt ha</w:t>
      </w:r>
      <w:r w:rsidR="006E4038">
        <w:t>ben. In dieses schrei</w:t>
      </w:r>
      <w:r>
        <w:t xml:space="preserve">ben wir dann die globalen Variablen, welche den Fortschritt, den aktuellen Zustand und die Anzahl der angeforderten Kaffees </w:t>
      </w:r>
      <w:r w:rsidR="006E4038">
        <w:t>wiedergibt</w:t>
      </w:r>
      <w:r>
        <w:t>.</w:t>
      </w:r>
    </w:p>
    <w:p w14:paraId="49B4D13A" w14:textId="4BC20431" w:rsidR="00CF479B" w:rsidRDefault="00CF479B" w:rsidP="001344DC">
      <w:pPr>
        <w:pStyle w:val="Text"/>
      </w:pPr>
    </w:p>
    <w:p w14:paraId="38CB8074" w14:textId="63A087C1" w:rsidR="00AB549D" w:rsidRDefault="00AB549D" w:rsidP="00AB549D">
      <w:pPr>
        <w:pStyle w:val="berschrift2"/>
      </w:pPr>
      <w:r>
        <w:t>Not-Stopp</w:t>
      </w:r>
    </w:p>
    <w:p w14:paraId="587D927B" w14:textId="62FC9544" w:rsidR="00EA5AAD" w:rsidRPr="00EA5AAD" w:rsidRDefault="000C6FBE" w:rsidP="00024F0C">
      <w:pPr>
        <w:pStyle w:val="Text"/>
      </w:pPr>
      <w:r w:rsidRPr="004F08DA">
        <w:t>Der Not-Stopp besitzt besondere Priorität. Da ein zeitnahes Abbrechen aller Vorgänge wic</w:t>
      </w:r>
      <w:r w:rsidR="00E843A7">
        <w:t>htig ist, wird auch der Befehl „</w:t>
      </w:r>
      <w:r w:rsidRPr="004F08DA">
        <w:t xml:space="preserve">Not-Stopp" in allen Instanzen sofort umgesetzt. </w:t>
      </w:r>
      <w:r w:rsidR="005433A7">
        <w:t>Wie bereits in Abschnitt „</w:t>
      </w:r>
      <w:r w:rsidRPr="004F08DA">
        <w:t>Codestruktur" beschrieben, wird jeder Befehl in der Erzeugerschleife aus der</w:t>
      </w:r>
      <w:r w:rsidRPr="004F08DA">
        <w:rPr>
          <w:rFonts w:ascii="Cambria" w:hAnsi="Cambria" w:cs="Cambria"/>
        </w:rPr>
        <w:t> </w:t>
      </w:r>
      <w:r w:rsidRPr="004F08DA">
        <w:t>Shared-Variable CMD_F</w:t>
      </w:r>
      <w:r w:rsidR="00E843A7">
        <w:t>IFO entnommen. Wird der Befehl „</w:t>
      </w:r>
      <w:r w:rsidRPr="004F08DA">
        <w:t>Emergency-Stop" erkannt, so wird er in der Befehlswarteschlange auf dem</w:t>
      </w:r>
      <w:r w:rsidRPr="004F08DA">
        <w:rPr>
          <w:rFonts w:ascii="Cambria" w:hAnsi="Cambria" w:cs="Cambria"/>
        </w:rPr>
        <w:t> </w:t>
      </w:r>
      <w:r w:rsidRPr="004F08DA">
        <w:t>myRIO</w:t>
      </w:r>
      <w:r w:rsidRPr="004F08DA">
        <w:rPr>
          <w:rFonts w:ascii="Cambria" w:hAnsi="Cambria" w:cs="Cambria"/>
        </w:rPr>
        <w:t> </w:t>
      </w:r>
      <w:r w:rsidRPr="004F08DA">
        <w:t>priorisiert und am Anfang der Wartesch</w:t>
      </w:r>
      <w:r w:rsidR="00024F0C">
        <w:t>lange eingefügt (siehe</w:t>
      </w:r>
      <w:r w:rsidR="005B198A">
        <w:t xml:space="preserve"> </w:t>
      </w:r>
      <w:r w:rsidR="005B198A">
        <w:fldChar w:fldCharType="begin"/>
      </w:r>
      <w:r w:rsidR="005B198A">
        <w:instrText xml:space="preserve"> REF _Ref291400 \h </w:instrText>
      </w:r>
      <w:r w:rsidR="005B198A">
        <w:fldChar w:fldCharType="separate"/>
      </w:r>
      <w:r w:rsidR="00EE5698">
        <w:t xml:space="preserve">Abbildung </w:t>
      </w:r>
      <w:r w:rsidR="00EE5698">
        <w:rPr>
          <w:noProof/>
        </w:rPr>
        <w:t>8</w:t>
      </w:r>
      <w:r w:rsidR="005B198A">
        <w:fldChar w:fldCharType="end"/>
      </w:r>
      <w:r w:rsidRPr="004F08DA">
        <w:t>).</w:t>
      </w:r>
    </w:p>
    <w:p w14:paraId="5117688E" w14:textId="77777777" w:rsidR="00EA5AAD" w:rsidRDefault="000C6FBE" w:rsidP="00EA5AAD">
      <w:pPr>
        <w:keepNext/>
        <w:shd w:val="clear" w:color="auto" w:fill="FFFFFF"/>
        <w:spacing w:line="240" w:lineRule="auto"/>
        <w:textAlignment w:val="center"/>
      </w:pPr>
      <w:r>
        <w:rPr>
          <w:rFonts w:ascii="Verdana" w:hAnsi="Verdana"/>
          <w:noProof/>
          <w:color w:val="000000"/>
          <w:sz w:val="18"/>
          <w:szCs w:val="18"/>
        </w:rPr>
        <w:drawing>
          <wp:inline distT="0" distB="0" distL="0" distR="0" wp14:anchorId="7223B3AA" wp14:editId="5EB0859B">
            <wp:extent cx="5760085" cy="13284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bildung_EmgStopp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1328420"/>
                    </a:xfrm>
                    <a:prstGeom prst="rect">
                      <a:avLst/>
                    </a:prstGeom>
                  </pic:spPr>
                </pic:pic>
              </a:graphicData>
            </a:graphic>
          </wp:inline>
        </w:drawing>
      </w:r>
    </w:p>
    <w:p w14:paraId="1BDA3E04" w14:textId="1BAB57EE" w:rsidR="000C6FBE" w:rsidRDefault="00EA5AAD" w:rsidP="00EA5AAD">
      <w:pPr>
        <w:pStyle w:val="Beschriftung"/>
        <w:jc w:val="center"/>
        <w:rPr>
          <w:rFonts w:ascii="Verdana" w:hAnsi="Verdana"/>
          <w:color w:val="000000"/>
          <w:sz w:val="18"/>
          <w:szCs w:val="18"/>
        </w:rPr>
      </w:pPr>
      <w:bookmarkStart w:id="20" w:name="_Ref291400"/>
      <w:r>
        <w:t xml:space="preserve">Abbildung </w:t>
      </w:r>
      <w:fldSimple w:instr=" SEQ Abbildung \* ARABIC ">
        <w:r w:rsidR="00EE5698">
          <w:rPr>
            <w:noProof/>
          </w:rPr>
          <w:t>8</w:t>
        </w:r>
      </w:fldSimple>
      <w:bookmarkEnd w:id="20"/>
      <w:r w:rsidR="005433A7">
        <w:rPr>
          <w:noProof/>
        </w:rPr>
        <w:t xml:space="preserve">: </w:t>
      </w:r>
      <w:r w:rsidR="00E843A7">
        <w:rPr>
          <w:noProof/>
        </w:rPr>
        <w:t>Error-Handling in der Command-Queue</w:t>
      </w:r>
    </w:p>
    <w:p w14:paraId="1E89E524" w14:textId="77777777" w:rsidR="000C6FBE" w:rsidRPr="0067784D" w:rsidRDefault="000C6FBE" w:rsidP="000C6FBE">
      <w:pPr>
        <w:shd w:val="clear" w:color="auto" w:fill="FFFFFF"/>
        <w:spacing w:line="240" w:lineRule="auto"/>
        <w:ind w:left="360"/>
        <w:jc w:val="left"/>
        <w:textAlignment w:val="center"/>
        <w:rPr>
          <w:rFonts w:ascii="Verdana" w:hAnsi="Verdana"/>
          <w:color w:val="000000"/>
          <w:sz w:val="18"/>
          <w:szCs w:val="18"/>
        </w:rPr>
      </w:pPr>
    </w:p>
    <w:p w14:paraId="2B2846B5" w14:textId="79A7C00C" w:rsidR="000C6FBE" w:rsidRPr="0067784D" w:rsidRDefault="00AA4459" w:rsidP="00AA4459">
      <w:pPr>
        <w:pStyle w:val="Text"/>
      </w:pPr>
      <w:r>
        <w:lastRenderedPageBreak/>
        <w:t>Nachdem nun der „</w:t>
      </w:r>
      <w:r w:rsidR="000C6FBE" w:rsidRPr="004F08DA">
        <w:t>Emergency-Stop" Befehl priorisiert weitergegeben wird, muss auch die Zustandsmaschine</w:t>
      </w:r>
      <w:r w:rsidR="00D62190">
        <w:t>,</w:t>
      </w:r>
      <w:r w:rsidR="000C6FBE" w:rsidRPr="004F08DA">
        <w:t xml:space="preserve"> die den Brühprozess steuert</w:t>
      </w:r>
      <w:r w:rsidR="00D62190">
        <w:t>,</w:t>
      </w:r>
      <w:r w:rsidR="000C6FBE" w:rsidRPr="004F08DA">
        <w:t xml:space="preserve"> auf den Befehl reagieren. Um sofortiges Abbrechen zu gewährleisten ist der Zustandsmaschine eine Logik vorgeschaltet. In folgender Abbildung ist zu sehen, dass der aktuelle Zustand, der über das Schieberegister in die nächste Schleifeniter</w:t>
      </w:r>
      <w:r>
        <w:t>ation getragen wird, durch den „</w:t>
      </w:r>
      <w:r w:rsidR="000C6FBE" w:rsidRPr="004F08DA">
        <w:t>Emergency-</w:t>
      </w:r>
      <w:r>
        <w:t>Stop"-Zustand ersetzt wird. Im „</w:t>
      </w:r>
      <w:r w:rsidR="000C6FBE" w:rsidRPr="004F08DA">
        <w:t>Emergency</w:t>
      </w:r>
      <w:r w:rsidR="000C6FBE" w:rsidRPr="004F08DA">
        <w:rPr>
          <w:rFonts w:ascii="Cambria" w:hAnsi="Cambria" w:cs="Cambria"/>
        </w:rPr>
        <w:t> </w:t>
      </w:r>
      <w:r w:rsidR="000C6FBE" w:rsidRPr="004F08DA">
        <w:t>Stop"-Zustand werden nun Pumpe, Ventil und Heizer abgeschaltet bevor die Controller Schleife komplett beendet wird. Durch da</w:t>
      </w:r>
      <w:r>
        <w:t xml:space="preserve">s </w:t>
      </w:r>
      <w:ins w:id="21" w:author="Autor" w:date="2019-02-06T08:19:00Z">
        <w:r w:rsidR="00C4679F">
          <w:t>S</w:t>
        </w:r>
      </w:ins>
      <w:del w:id="22" w:author="Autor" w:date="2019-02-06T08:19:00Z">
        <w:r w:rsidDel="00C4679F">
          <w:delText>s</w:delText>
        </w:r>
      </w:del>
      <w:r>
        <w:t>etzen der globalen Variable „</w:t>
      </w:r>
      <w:r w:rsidR="000C6FBE" w:rsidRPr="004F08DA">
        <w:t>Stop" werden auch alle Sensor- und Aktor-Module beendet. Danach geht die übergeordnete Sequenzstruktur in die letzte Sequenz über und beendet/resettet da</w:t>
      </w:r>
      <w:del w:id="23" w:author="Autor" w:date="2019-02-06T08:19:00Z">
        <w:r w:rsidR="000C6FBE" w:rsidRPr="004F08DA" w:rsidDel="00C4679F">
          <w:delText>s</w:delText>
        </w:r>
      </w:del>
      <w:ins w:id="24" w:author="Autor" w:date="2019-02-06T08:19:00Z">
        <w:r w:rsidR="00C4679F">
          <w:t>n</w:t>
        </w:r>
      </w:ins>
      <w:r w:rsidR="000C6FBE" w:rsidRPr="004F08DA">
        <w:rPr>
          <w:rFonts w:ascii="Cambria" w:hAnsi="Cambria" w:cs="Cambria"/>
        </w:rPr>
        <w:t> </w:t>
      </w:r>
      <w:r w:rsidR="000C6FBE" w:rsidRPr="004F08DA">
        <w:t>myRIO</w:t>
      </w:r>
      <w:r w:rsidR="000C6FBE" w:rsidRPr="004F08DA">
        <w:rPr>
          <w:rFonts w:ascii="Cambria" w:hAnsi="Cambria" w:cs="Cambria"/>
        </w:rPr>
        <w:t> </w:t>
      </w:r>
      <w:r w:rsidR="000C6FBE" w:rsidRPr="004F08DA">
        <w:t xml:space="preserve">(siehe </w:t>
      </w:r>
      <w:r w:rsidR="00260C4A">
        <w:fldChar w:fldCharType="begin"/>
      </w:r>
      <w:r w:rsidR="00260C4A">
        <w:instrText xml:space="preserve"> REF _Ref290184 \h </w:instrText>
      </w:r>
      <w:r w:rsidR="00260C4A">
        <w:fldChar w:fldCharType="separate"/>
      </w:r>
      <w:r w:rsidR="00EE5698">
        <w:t xml:space="preserve">Abbildung </w:t>
      </w:r>
      <w:r w:rsidR="00EE5698">
        <w:rPr>
          <w:noProof/>
        </w:rPr>
        <w:t>1</w:t>
      </w:r>
      <w:r w:rsidR="00260C4A">
        <w:fldChar w:fldCharType="end"/>
      </w:r>
      <w:r w:rsidR="00260C4A">
        <w:t xml:space="preserve"> unter Kapitel</w:t>
      </w:r>
      <w:r w:rsidR="00E361C0">
        <w:t xml:space="preserve"> </w:t>
      </w:r>
      <w:r w:rsidR="00E361C0">
        <w:fldChar w:fldCharType="begin"/>
      </w:r>
      <w:r w:rsidR="00E361C0">
        <w:instrText xml:space="preserve"> REF _Ref291586 \r \h </w:instrText>
      </w:r>
      <w:r w:rsidR="00E361C0">
        <w:fldChar w:fldCharType="separate"/>
      </w:r>
      <w:r w:rsidR="00EE5698">
        <w:t>1</w:t>
      </w:r>
      <w:r w:rsidR="00E361C0">
        <w:fldChar w:fldCharType="end"/>
      </w:r>
      <w:r w:rsidR="000C6FBE" w:rsidRPr="004F08DA">
        <w:t>).</w:t>
      </w:r>
      <w:r w:rsidR="000C6FBE" w:rsidRPr="004F08DA">
        <w:rPr>
          <w:rFonts w:ascii="Cambria" w:hAnsi="Cambria" w:cs="Cambria"/>
        </w:rPr>
        <w:t> </w:t>
      </w:r>
    </w:p>
    <w:p w14:paraId="78A50517" w14:textId="77777777" w:rsidR="00EA5AAD" w:rsidRDefault="000C6FBE" w:rsidP="00EA5AAD">
      <w:pPr>
        <w:keepNext/>
        <w:shd w:val="clear" w:color="auto" w:fill="FFFFFF"/>
        <w:spacing w:line="240" w:lineRule="auto"/>
        <w:ind w:left="360"/>
        <w:jc w:val="center"/>
        <w:textAlignment w:val="center"/>
      </w:pPr>
      <w:r>
        <w:rPr>
          <w:rFonts w:ascii="Verdana" w:hAnsi="Verdana"/>
          <w:noProof/>
          <w:color w:val="000000"/>
          <w:sz w:val="18"/>
          <w:szCs w:val="18"/>
        </w:rPr>
        <w:drawing>
          <wp:inline distT="0" distB="0" distL="0" distR="0" wp14:anchorId="35026719" wp14:editId="3839F11D">
            <wp:extent cx="4762809" cy="240792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bildung_EmgStopp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68494" cy="2410794"/>
                    </a:xfrm>
                    <a:prstGeom prst="rect">
                      <a:avLst/>
                    </a:prstGeom>
                  </pic:spPr>
                </pic:pic>
              </a:graphicData>
            </a:graphic>
          </wp:inline>
        </w:drawing>
      </w:r>
    </w:p>
    <w:p w14:paraId="432D632C" w14:textId="73E4082E" w:rsidR="000C6FBE" w:rsidRPr="00AA4459" w:rsidRDefault="00EA5AAD" w:rsidP="00EA5AAD">
      <w:pPr>
        <w:pStyle w:val="Beschriftung"/>
        <w:jc w:val="center"/>
        <w:rPr>
          <w:rFonts w:ascii="Verdana" w:hAnsi="Verdana"/>
          <w:color w:val="000000"/>
          <w:sz w:val="18"/>
          <w:szCs w:val="18"/>
          <w:lang w:val="en-US"/>
        </w:rPr>
      </w:pPr>
      <w:r w:rsidRPr="00AA4459">
        <w:rPr>
          <w:lang w:val="en-US"/>
        </w:rPr>
        <w:t xml:space="preserve">Abbildung </w:t>
      </w:r>
      <w:r w:rsidR="004E5085">
        <w:fldChar w:fldCharType="begin"/>
      </w:r>
      <w:r w:rsidR="004E5085" w:rsidRPr="00AA4459">
        <w:rPr>
          <w:lang w:val="en-US"/>
        </w:rPr>
        <w:instrText xml:space="preserve"> SEQ Abbildung \* ARABIC </w:instrText>
      </w:r>
      <w:r w:rsidR="004E5085">
        <w:fldChar w:fldCharType="separate"/>
      </w:r>
      <w:r w:rsidR="00EE5698">
        <w:rPr>
          <w:noProof/>
          <w:lang w:val="en-US"/>
        </w:rPr>
        <w:t>9</w:t>
      </w:r>
      <w:r w:rsidR="004E5085">
        <w:rPr>
          <w:noProof/>
        </w:rPr>
        <w:fldChar w:fldCharType="end"/>
      </w:r>
      <w:r w:rsidR="00AA4459" w:rsidRPr="00AA4459">
        <w:rPr>
          <w:noProof/>
          <w:lang w:val="en-US"/>
        </w:rPr>
        <w:t>: Emergency-Stop im Controller-Loop</w:t>
      </w:r>
    </w:p>
    <w:p w14:paraId="720BA892" w14:textId="381E936F" w:rsidR="00D5269A" w:rsidRPr="00AA4459" w:rsidRDefault="00D5269A" w:rsidP="006240B9">
      <w:pPr>
        <w:pStyle w:val="ISTextkrper"/>
        <w:rPr>
          <w:lang w:val="en-US"/>
        </w:rPr>
      </w:pPr>
    </w:p>
    <w:p w14:paraId="444EDF5A" w14:textId="6E256C8B" w:rsidR="00AB549D" w:rsidRPr="00AB549D" w:rsidRDefault="00AB549D" w:rsidP="00AB549D">
      <w:pPr>
        <w:pStyle w:val="berschrift2"/>
      </w:pPr>
      <w:r>
        <w:t>User-Interface</w:t>
      </w:r>
    </w:p>
    <w:p w14:paraId="6F95F3F3" w14:textId="51A28A80" w:rsidR="000C6FBE" w:rsidRPr="0067784D" w:rsidRDefault="00B74D70" w:rsidP="006D7370">
      <w:pPr>
        <w:pStyle w:val="Text"/>
      </w:pPr>
      <w:r>
        <w:t>Die User GUI ist übersichtlich</w:t>
      </w:r>
      <w:r w:rsidR="000C6FBE" w:rsidRPr="004F08DA">
        <w:t xml:space="preserve"> auf</w:t>
      </w:r>
      <w:r w:rsidR="006D7370">
        <w:t>gebaut. Über die Einstellungen „Temperatur" und „</w:t>
      </w:r>
      <w:r w:rsidR="000C6FBE" w:rsidRPr="004F08DA">
        <w:t>Volumen" lassen sie die gewünschte Temperatur und das Volume</w:t>
      </w:r>
      <w:r w:rsidR="006D7370">
        <w:t>n einer Tasse einstellen. Über „</w:t>
      </w:r>
      <w:r w:rsidR="000C6FBE" w:rsidRPr="004F08DA">
        <w:t xml:space="preserve">Kaffee Anfordern" kann eine Kaffee Tasse Kaffee </w:t>
      </w:r>
      <w:r w:rsidR="006D7370">
        <w:t>angefordert werden. Der Button „</w:t>
      </w:r>
      <w:r w:rsidR="000C6FBE" w:rsidRPr="004F08DA">
        <w:t>großer Kaffee anfordern" liefert die doppelte Menge.</w:t>
      </w:r>
      <w:r w:rsidR="000C6FBE" w:rsidRPr="004F08DA">
        <w:rPr>
          <w:rFonts w:ascii="Cambria" w:hAnsi="Cambria" w:cs="Cambria"/>
        </w:rPr>
        <w:t> </w:t>
      </w:r>
    </w:p>
    <w:p w14:paraId="66BCB66C" w14:textId="77777777" w:rsidR="000C6FBE" w:rsidRPr="0067784D" w:rsidRDefault="000C6FBE" w:rsidP="006D7370">
      <w:pPr>
        <w:pStyle w:val="Text"/>
        <w:rPr>
          <w:rFonts w:ascii="Segoe UI" w:hAnsi="Segoe UI" w:cs="Segoe UI"/>
          <w:sz w:val="18"/>
          <w:szCs w:val="18"/>
        </w:rPr>
      </w:pPr>
      <w:r w:rsidRPr="0067784D">
        <w:rPr>
          <w:rFonts w:ascii="Calibri" w:hAnsi="Calibri" w:cs="Calibri"/>
          <w:szCs w:val="22"/>
        </w:rPr>
        <w:t> </w:t>
      </w:r>
    </w:p>
    <w:p w14:paraId="6A5477BF" w14:textId="77777777" w:rsidR="00EA5AAD" w:rsidRDefault="000C6FBE" w:rsidP="00EA5AAD">
      <w:pPr>
        <w:keepNext/>
        <w:shd w:val="clear" w:color="auto" w:fill="FFFFFF"/>
        <w:spacing w:line="240" w:lineRule="auto"/>
        <w:jc w:val="center"/>
        <w:textAlignment w:val="center"/>
      </w:pPr>
      <w:r>
        <w:rPr>
          <w:rFonts w:ascii="Verdana" w:hAnsi="Verdana" w:cs="Segoe UI"/>
          <w:noProof/>
          <w:color w:val="000000"/>
          <w:sz w:val="18"/>
          <w:szCs w:val="18"/>
        </w:rPr>
        <w:lastRenderedPageBreak/>
        <w:drawing>
          <wp:inline distT="0" distB="0" distL="0" distR="0" wp14:anchorId="10B09AF3" wp14:editId="76C0618A">
            <wp:extent cx="4074328" cy="3424844"/>
            <wp:effectExtent l="0" t="0" r="254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bildung_UserGUI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0315" cy="3463500"/>
                    </a:xfrm>
                    <a:prstGeom prst="rect">
                      <a:avLst/>
                    </a:prstGeom>
                  </pic:spPr>
                </pic:pic>
              </a:graphicData>
            </a:graphic>
          </wp:inline>
        </w:drawing>
      </w:r>
    </w:p>
    <w:p w14:paraId="70AF44E4" w14:textId="0E1AB711" w:rsidR="000C6FBE" w:rsidRPr="0067784D" w:rsidRDefault="00EA5AAD" w:rsidP="00EA5AAD">
      <w:pPr>
        <w:pStyle w:val="Beschriftung"/>
        <w:jc w:val="center"/>
        <w:rPr>
          <w:rFonts w:ascii="Verdana" w:hAnsi="Verdana" w:cs="Segoe UI"/>
          <w:color w:val="000000"/>
          <w:sz w:val="18"/>
          <w:szCs w:val="18"/>
        </w:rPr>
      </w:pPr>
      <w:r>
        <w:t xml:space="preserve">Abbildung </w:t>
      </w:r>
      <w:fldSimple w:instr=" SEQ Abbildung \* ARABIC ">
        <w:r w:rsidR="00EE5698">
          <w:rPr>
            <w:noProof/>
          </w:rPr>
          <w:t>10</w:t>
        </w:r>
      </w:fldSimple>
      <w:r w:rsidR="006D7370">
        <w:rPr>
          <w:noProof/>
        </w:rPr>
        <w:t xml:space="preserve">: </w:t>
      </w:r>
      <w:r w:rsidR="0000354B">
        <w:rPr>
          <w:noProof/>
        </w:rPr>
        <w:t xml:space="preserve">User </w:t>
      </w:r>
      <w:r w:rsidR="006D7370">
        <w:rPr>
          <w:noProof/>
        </w:rPr>
        <w:t>GUI</w:t>
      </w:r>
    </w:p>
    <w:p w14:paraId="0EF2E21B" w14:textId="77777777" w:rsidR="000C6FBE" w:rsidRPr="0067784D" w:rsidRDefault="000C6FBE" w:rsidP="000C6FBE">
      <w:pPr>
        <w:spacing w:line="240" w:lineRule="auto"/>
        <w:jc w:val="left"/>
        <w:textAlignment w:val="baseline"/>
        <w:rPr>
          <w:rFonts w:ascii="Segoe UI" w:hAnsi="Segoe UI" w:cs="Segoe UI"/>
          <w:sz w:val="18"/>
          <w:szCs w:val="18"/>
        </w:rPr>
      </w:pPr>
      <w:r w:rsidRPr="0067784D">
        <w:rPr>
          <w:rFonts w:ascii="Calibri" w:hAnsi="Calibri" w:cs="Calibri"/>
          <w:szCs w:val="22"/>
        </w:rPr>
        <w:t> </w:t>
      </w:r>
    </w:p>
    <w:p w14:paraId="16D8E247" w14:textId="6C963F69" w:rsidR="000C6FBE" w:rsidRPr="0067784D" w:rsidRDefault="000C6FBE" w:rsidP="00082A84">
      <w:pPr>
        <w:pStyle w:val="Text"/>
      </w:pPr>
      <w:r w:rsidRPr="004F08DA">
        <w:t>Im Blockdia</w:t>
      </w:r>
      <w:r w:rsidR="00082A84">
        <w:t>gramm wird beim Drücken die VI „</w:t>
      </w:r>
      <w:r w:rsidRPr="004F08DA">
        <w:t>[PC]SendCMD.vi" aufgerufen. Sie sendet daraufhin einen neuen Befehl in die Befehls-FIFO des</w:t>
      </w:r>
      <w:r w:rsidRPr="004F08DA">
        <w:rPr>
          <w:rFonts w:ascii="Cambria" w:hAnsi="Cambria" w:cs="Cambria"/>
        </w:rPr>
        <w:t> </w:t>
      </w:r>
      <w:r w:rsidRPr="004F08DA">
        <w:t xml:space="preserve">myRIO. Das senden des </w:t>
      </w:r>
      <w:r w:rsidR="00082A84">
        <w:t>Zustandes „</w:t>
      </w:r>
      <w:r w:rsidRPr="004F08DA">
        <w:t>Vorheizen" entspricht der Anfrage für einen neuen Kaffee.</w:t>
      </w:r>
      <w:r w:rsidRPr="004F08DA">
        <w:rPr>
          <w:rFonts w:ascii="Cambria" w:hAnsi="Cambria" w:cs="Cambria"/>
        </w:rPr>
        <w:t> </w:t>
      </w:r>
    </w:p>
    <w:p w14:paraId="52B7DA49" w14:textId="77777777" w:rsidR="00EA5AAD" w:rsidRDefault="000C6FBE" w:rsidP="00EA5AAD">
      <w:pPr>
        <w:keepNext/>
        <w:shd w:val="clear" w:color="auto" w:fill="FFFFFF"/>
        <w:spacing w:line="240" w:lineRule="auto"/>
        <w:jc w:val="center"/>
        <w:textAlignment w:val="center"/>
      </w:pPr>
      <w:r>
        <w:rPr>
          <w:rFonts w:ascii="Verdana" w:hAnsi="Verdana" w:cs="Calibri"/>
          <w:noProof/>
          <w:color w:val="000000"/>
          <w:szCs w:val="22"/>
        </w:rPr>
        <w:drawing>
          <wp:inline distT="0" distB="0" distL="0" distR="0" wp14:anchorId="278ABDB8" wp14:editId="131E7A86">
            <wp:extent cx="3732414" cy="2340165"/>
            <wp:effectExtent l="0" t="0" r="1905"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bildung_UserGUI_2.png"/>
                    <pic:cNvPicPr/>
                  </pic:nvPicPr>
                  <pic:blipFill>
                    <a:blip r:embed="rId24">
                      <a:extLst>
                        <a:ext uri="{28A0092B-C50C-407E-A947-70E740481C1C}">
                          <a14:useLocalDpi xmlns:a14="http://schemas.microsoft.com/office/drawing/2010/main" val="0"/>
                        </a:ext>
                      </a:extLst>
                    </a:blip>
                    <a:stretch>
                      <a:fillRect/>
                    </a:stretch>
                  </pic:blipFill>
                  <pic:spPr>
                    <a:xfrm>
                      <a:off x="0" y="0"/>
                      <a:ext cx="3747183" cy="2349425"/>
                    </a:xfrm>
                    <a:prstGeom prst="rect">
                      <a:avLst/>
                    </a:prstGeom>
                  </pic:spPr>
                </pic:pic>
              </a:graphicData>
            </a:graphic>
          </wp:inline>
        </w:drawing>
      </w:r>
    </w:p>
    <w:p w14:paraId="196D87AD" w14:textId="0E2A95AD" w:rsidR="000C6FBE" w:rsidRPr="0067784D" w:rsidRDefault="00EA5AAD" w:rsidP="00EA5AAD">
      <w:pPr>
        <w:pStyle w:val="Beschriftung"/>
        <w:jc w:val="center"/>
        <w:rPr>
          <w:rFonts w:ascii="Verdana" w:hAnsi="Verdana" w:cs="Calibri"/>
          <w:color w:val="000000"/>
          <w:szCs w:val="22"/>
        </w:rPr>
      </w:pPr>
      <w:r>
        <w:t xml:space="preserve">Abbildung </w:t>
      </w:r>
      <w:fldSimple w:instr=" SEQ Abbildung \* ARABIC ">
        <w:r w:rsidR="00EE5698">
          <w:rPr>
            <w:noProof/>
          </w:rPr>
          <w:t>11</w:t>
        </w:r>
      </w:fldSimple>
      <w:r w:rsidR="008E2C4E">
        <w:rPr>
          <w:noProof/>
        </w:rPr>
        <w:t>: Erstellen eines neuen Clusters, inklusive Timestamp</w:t>
      </w:r>
    </w:p>
    <w:p w14:paraId="0FB7DFAF" w14:textId="77777777" w:rsidR="008E2C4E" w:rsidRDefault="008E2C4E" w:rsidP="000C6FBE">
      <w:pPr>
        <w:spacing w:line="240" w:lineRule="auto"/>
        <w:jc w:val="left"/>
        <w:textAlignment w:val="baseline"/>
        <w:rPr>
          <w:rFonts w:ascii="Calibri" w:hAnsi="Calibri" w:cs="Calibri"/>
          <w:b/>
          <w:bCs/>
          <w:szCs w:val="22"/>
        </w:rPr>
      </w:pPr>
    </w:p>
    <w:p w14:paraId="0D798E39" w14:textId="1CF6982B" w:rsidR="008E2C4E" w:rsidRDefault="008E2C4E" w:rsidP="008E2C4E">
      <w:pPr>
        <w:pStyle w:val="Text"/>
      </w:pPr>
      <w:r>
        <w:t>In der „</w:t>
      </w:r>
      <w:r w:rsidR="000C6FBE" w:rsidRPr="0067784D">
        <w:t>[PC]SendCMD.vi" wird ein neues Cluster erstellt</w:t>
      </w:r>
      <w:r w:rsidR="002924C7">
        <w:t>,</w:t>
      </w:r>
      <w:r w:rsidR="000C6FBE" w:rsidRPr="0067784D">
        <w:t xml:space="preserve"> das als Befehl an das myRIO geschickt wird. Durch einen Timestamp kann überprüft werden</w:t>
      </w:r>
      <w:r w:rsidR="00887EA8">
        <w:t>,</w:t>
      </w:r>
      <w:r w:rsidR="000C6FBE" w:rsidRPr="0067784D">
        <w:t xml:space="preserve"> ob ein Befehl neu ist.</w:t>
      </w:r>
      <w:r w:rsidR="000C6FBE" w:rsidRPr="0067784D">
        <w:rPr>
          <w:rFonts w:ascii="Cambria" w:hAnsi="Cambria" w:cs="Cambria"/>
        </w:rPr>
        <w:t> </w:t>
      </w:r>
    </w:p>
    <w:p w14:paraId="014D701A" w14:textId="704E27EE" w:rsidR="0000354B" w:rsidRDefault="000C6FBE" w:rsidP="008E2C4E">
      <w:pPr>
        <w:pStyle w:val="Text"/>
      </w:pPr>
      <w:r w:rsidRPr="004F08DA">
        <w:lastRenderedPageBreak/>
        <w:t>Die Engineering GUI oder auch Entwickler GUI erfüllt die Funktion einen visuell gut verständlichen Einblick in den Brühprozess zu geben. Dafür haben wir die wie im Abschnitt</w:t>
      </w:r>
      <w:r w:rsidRPr="004F08DA">
        <w:rPr>
          <w:rFonts w:ascii="Cambria" w:hAnsi="Cambria" w:cs="Cambria"/>
        </w:rPr>
        <w:t> </w:t>
      </w:r>
      <w:r w:rsidR="006A4499">
        <w:fldChar w:fldCharType="begin"/>
      </w:r>
      <w:r w:rsidR="006A4499">
        <w:rPr>
          <w:rFonts w:ascii="Cambria" w:hAnsi="Cambria" w:cs="Cambria"/>
        </w:rPr>
        <w:instrText xml:space="preserve"> REF _Ref296071 \r \h </w:instrText>
      </w:r>
      <w:r w:rsidR="006A4499">
        <w:fldChar w:fldCharType="separate"/>
      </w:r>
      <w:r w:rsidR="00EE5698">
        <w:rPr>
          <w:rFonts w:ascii="Cambria" w:hAnsi="Cambria" w:cs="Cambria"/>
        </w:rPr>
        <w:t>4</w:t>
      </w:r>
      <w:r w:rsidR="006A4499">
        <w:fldChar w:fldCharType="end"/>
      </w:r>
      <w:r w:rsidRPr="004F08DA">
        <w:rPr>
          <w:rFonts w:ascii="Cambria" w:hAnsi="Cambria" w:cs="Cambria"/>
        </w:rPr>
        <w:t> </w:t>
      </w:r>
      <w:r w:rsidRPr="004F08DA">
        <w:t>beschriebene Synchronisation der globalen Variablen genutzt</w:t>
      </w:r>
      <w:r w:rsidR="006F4773">
        <w:t>,</w:t>
      </w:r>
      <w:r w:rsidRPr="004F08DA">
        <w:t xml:space="preserve"> um das Frontpanel</w:t>
      </w:r>
      <w:r w:rsidRPr="004F08DA">
        <w:rPr>
          <w:rFonts w:ascii="Cambria" w:hAnsi="Cambria" w:cs="Cambria"/>
        </w:rPr>
        <w:t> </w:t>
      </w:r>
      <w:r w:rsidRPr="004F08DA">
        <w:t>mit Informationen zu f</w:t>
      </w:r>
      <w:r w:rsidRPr="004F08DA">
        <w:rPr>
          <w:rFonts w:cs="Charter"/>
        </w:rPr>
        <w:t>ü</w:t>
      </w:r>
      <w:r w:rsidRPr="004F08DA">
        <w:t>llen. In der folgenden Abbildung findet sich die Oberfl</w:t>
      </w:r>
      <w:r w:rsidRPr="004F08DA">
        <w:rPr>
          <w:rFonts w:cs="Charter"/>
        </w:rPr>
        <w:t>ä</w:t>
      </w:r>
      <w:r w:rsidRPr="004F08DA">
        <w:t>che der Engineering GUI.</w:t>
      </w:r>
    </w:p>
    <w:p w14:paraId="47CF0693" w14:textId="2F5F97C0" w:rsidR="000C6FBE" w:rsidRPr="0010240A" w:rsidRDefault="000C6FBE" w:rsidP="008E2C4E">
      <w:pPr>
        <w:pStyle w:val="Text"/>
      </w:pPr>
      <w:r w:rsidRPr="004F08DA">
        <w:rPr>
          <w:rFonts w:ascii="Cambria" w:hAnsi="Cambria" w:cs="Cambria"/>
        </w:rPr>
        <w:t> </w:t>
      </w:r>
    </w:p>
    <w:p w14:paraId="0C07844F" w14:textId="77777777" w:rsidR="00EA5AAD" w:rsidRDefault="000C6FBE" w:rsidP="00EA5AAD">
      <w:pPr>
        <w:keepNext/>
        <w:spacing w:line="240" w:lineRule="auto"/>
        <w:jc w:val="center"/>
        <w:textAlignment w:val="baseline"/>
      </w:pPr>
      <w:r>
        <w:rPr>
          <w:rFonts w:ascii="Calibri" w:hAnsi="Calibri" w:cs="Calibri"/>
          <w:noProof/>
          <w:szCs w:val="22"/>
        </w:rPr>
        <w:drawing>
          <wp:inline distT="0" distB="0" distL="0" distR="0" wp14:anchorId="73C8FE17" wp14:editId="00C8B15E">
            <wp:extent cx="4549140" cy="3865089"/>
            <wp:effectExtent l="0" t="0" r="381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bildung_EngineeringGUI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4370" cy="3869533"/>
                    </a:xfrm>
                    <a:prstGeom prst="rect">
                      <a:avLst/>
                    </a:prstGeom>
                  </pic:spPr>
                </pic:pic>
              </a:graphicData>
            </a:graphic>
          </wp:inline>
        </w:drawing>
      </w:r>
    </w:p>
    <w:p w14:paraId="6C3C165B" w14:textId="38BF0491" w:rsidR="000C6FBE" w:rsidRPr="0010240A" w:rsidRDefault="00EA5AAD" w:rsidP="00EA5AAD">
      <w:pPr>
        <w:pStyle w:val="Beschriftung"/>
        <w:jc w:val="center"/>
        <w:rPr>
          <w:rFonts w:ascii="Calibri" w:hAnsi="Calibri" w:cs="Calibri"/>
          <w:szCs w:val="22"/>
        </w:rPr>
      </w:pPr>
      <w:r>
        <w:t xml:space="preserve">Abbildung </w:t>
      </w:r>
      <w:fldSimple w:instr=" SEQ Abbildung \* ARABIC ">
        <w:r w:rsidR="00EE5698">
          <w:rPr>
            <w:noProof/>
          </w:rPr>
          <w:t>12</w:t>
        </w:r>
      </w:fldSimple>
      <w:r w:rsidR="0000354B">
        <w:rPr>
          <w:noProof/>
        </w:rPr>
        <w:t>: Engineering GUI</w:t>
      </w:r>
    </w:p>
    <w:p w14:paraId="5832A2E8" w14:textId="77777777" w:rsidR="000C6FBE" w:rsidRPr="0010240A" w:rsidRDefault="000C6FBE" w:rsidP="000C6FBE">
      <w:pPr>
        <w:shd w:val="clear" w:color="auto" w:fill="FFFFFF"/>
        <w:spacing w:line="240" w:lineRule="auto"/>
        <w:jc w:val="left"/>
        <w:textAlignment w:val="center"/>
        <w:rPr>
          <w:rFonts w:ascii="Verdana" w:hAnsi="Verdana"/>
          <w:color w:val="000000"/>
          <w:szCs w:val="22"/>
        </w:rPr>
      </w:pPr>
    </w:p>
    <w:p w14:paraId="20DB5258" w14:textId="065A882D" w:rsidR="009D0793" w:rsidRPr="004F08DA" w:rsidRDefault="000C6FBE" w:rsidP="0000354B">
      <w:pPr>
        <w:pStyle w:val="Text"/>
      </w:pPr>
      <w:r w:rsidRPr="004F08DA">
        <w:t>Über den Button Oben Links lässt sich der Not-Stopp auslösen. Weitere Steuer-Möglichkeiten gibt es in der Entwickler GUI nicht.</w:t>
      </w:r>
    </w:p>
    <w:p w14:paraId="18F2BADC" w14:textId="082CE175" w:rsidR="00FB1D76" w:rsidRDefault="00FB1D76" w:rsidP="00FB1D76">
      <w:pPr>
        <w:pStyle w:val="berschrift2"/>
      </w:pPr>
      <w:r>
        <w:t>Sensor-Daten Erfassung</w:t>
      </w:r>
    </w:p>
    <w:p w14:paraId="32F748F0" w14:textId="1B1B6A40" w:rsidR="00F35FE2" w:rsidRPr="00630F93" w:rsidRDefault="00B1434E" w:rsidP="0000354B">
      <w:pPr>
        <w:pStyle w:val="Text"/>
      </w:pPr>
      <w:r w:rsidRPr="00630F93">
        <w:t xml:space="preserve">Für die Erfassung der Sensoren wird ein modularer Aufbau gewählt. </w:t>
      </w:r>
      <w:r w:rsidR="00101385">
        <w:t>Der Grund dafür ist die</w:t>
      </w:r>
      <w:r w:rsidR="00552820" w:rsidRPr="00630F93">
        <w:t xml:space="preserve"> schnelle Austausch</w:t>
      </w:r>
      <w:r w:rsidR="00101385">
        <w:t>barkeit</w:t>
      </w:r>
      <w:r w:rsidR="00552820" w:rsidRPr="00630F93">
        <w:t xml:space="preserve"> und Isolierung des Gesamtsystems </w:t>
      </w:r>
      <w:del w:id="25" w:author="Autor" w:date="2019-02-06T08:21:00Z">
        <w:r w:rsidR="00552820" w:rsidRPr="00630F93" w:rsidDel="00C4679F">
          <w:delText xml:space="preserve">von </w:delText>
        </w:r>
      </w:del>
      <w:r w:rsidR="00552820" w:rsidRPr="00630F93">
        <w:t>de</w:t>
      </w:r>
      <w:r w:rsidR="00101385">
        <w:t>r</w:t>
      </w:r>
      <w:r w:rsidR="00552820" w:rsidRPr="00630F93">
        <w:t xml:space="preserve"> Sensor</w:t>
      </w:r>
      <w:r w:rsidR="00101385">
        <w:t>auswertung</w:t>
      </w:r>
      <w:r w:rsidR="00552820" w:rsidRPr="00630F93">
        <w:t xml:space="preserve">. </w:t>
      </w:r>
      <w:r w:rsidR="0071600A" w:rsidRPr="00630F93">
        <w:t xml:space="preserve">Dadurch lassen sich bei der Inbetriebnahme der Kaffeemaschine fehlerhafte Sensordaten einfach vom System </w:t>
      </w:r>
      <w:del w:id="26" w:author="Autor" w:date="2019-02-06T08:21:00Z">
        <w:r w:rsidR="0071600A" w:rsidRPr="00630F93" w:rsidDel="00C4679F">
          <w:delText>abkapseln</w:delText>
        </w:r>
      </w:del>
      <w:ins w:id="27" w:author="Autor" w:date="2019-02-06T08:21:00Z">
        <w:r w:rsidR="00C4679F" w:rsidRPr="00630F93">
          <w:t>abkapseln,</w:t>
        </w:r>
      </w:ins>
      <w:r w:rsidR="0071600A" w:rsidRPr="00630F93">
        <w:t xml:space="preserve"> um andere Komponenten in der zur Verfügung stehenden Zeit zu testen. </w:t>
      </w:r>
    </w:p>
    <w:p w14:paraId="53B5EFCF" w14:textId="05A1039B" w:rsidR="00246DF6" w:rsidRPr="00630F93" w:rsidRDefault="00246DF6" w:rsidP="0000354B">
      <w:pPr>
        <w:pStyle w:val="Text"/>
      </w:pPr>
      <w:r w:rsidRPr="00630F93">
        <w:t xml:space="preserve">Dazu wurde </w:t>
      </w:r>
      <w:r w:rsidR="005A2752">
        <w:t>für die</w:t>
      </w:r>
      <w:r w:rsidR="00D00C70" w:rsidRPr="00630F93">
        <w:t xml:space="preserve"> Sensor</w:t>
      </w:r>
      <w:r w:rsidR="005A2752">
        <w:t xml:space="preserve">en </w:t>
      </w:r>
      <w:ins w:id="28" w:author="Autor" w:date="2019-02-06T08:22:00Z">
        <w:r w:rsidR="00C4679F">
          <w:t xml:space="preserve">eine </w:t>
        </w:r>
      </w:ins>
      <w:r w:rsidR="00D00C70" w:rsidRPr="00630F93">
        <w:t>eigene Sub</w:t>
      </w:r>
      <w:r w:rsidRPr="00630F93">
        <w:t xml:space="preserve">-VI erstellt, welche dann in das System </w:t>
      </w:r>
      <w:r w:rsidR="00076F60" w:rsidRPr="00630F93">
        <w:t>integriert</w:t>
      </w:r>
      <w:r w:rsidRPr="00630F93">
        <w:t xml:space="preserve"> wird. </w:t>
      </w:r>
      <w:r w:rsidR="00E87A26" w:rsidRPr="00630F93">
        <w:t>Um bei weitere</w:t>
      </w:r>
      <w:r w:rsidR="00101385">
        <w:t>n Anpassungen an der</w:t>
      </w:r>
      <w:r w:rsidR="00E87A26" w:rsidRPr="00630F93">
        <w:t xml:space="preserve"> Sensor</w:t>
      </w:r>
      <w:r w:rsidR="00101385">
        <w:t>daten-Erfassung</w:t>
      </w:r>
      <w:r w:rsidR="00E87A26" w:rsidRPr="00630F93">
        <w:t xml:space="preserve"> eine Kompatibilität zum </w:t>
      </w:r>
      <w:r w:rsidR="00E87A26" w:rsidRPr="00630F93">
        <w:lastRenderedPageBreak/>
        <w:t>Gesamtsystem zu ermöglichen</w:t>
      </w:r>
      <w:r w:rsidR="006D5C78">
        <w:t>,</w:t>
      </w:r>
      <w:r w:rsidR="00E87A26" w:rsidRPr="00630F93">
        <w:t xml:space="preserve"> wurde sich auf feste globale Variablen geeinigt, welche bei Veränderungen </w:t>
      </w:r>
      <w:r w:rsidR="00D9555C" w:rsidRPr="00630F93">
        <w:t>gleichbleiben mü</w:t>
      </w:r>
      <w:r w:rsidR="00E87A26" w:rsidRPr="00630F93">
        <w:t>ss</w:t>
      </w:r>
      <w:r w:rsidR="00D9555C" w:rsidRPr="00630F93">
        <w:t>en</w:t>
      </w:r>
      <w:r w:rsidR="00E87A26" w:rsidRPr="00630F93">
        <w:t>.</w:t>
      </w:r>
      <w:r w:rsidR="00AE5CB1" w:rsidRPr="00630F93">
        <w:t xml:space="preserve"> Somit </w:t>
      </w:r>
      <w:r w:rsidR="00D00C70" w:rsidRPr="00630F93">
        <w:t>ist auch eine gleichzeitige Veränderung des Gesamtsystems wie auch der Sub-VIs möglich.</w:t>
      </w:r>
    </w:p>
    <w:p w14:paraId="05BDC320" w14:textId="77777777" w:rsidR="009D6909" w:rsidRPr="00F35FE2" w:rsidRDefault="009D6909" w:rsidP="009D6909">
      <w:pPr>
        <w:pStyle w:val="berschrift3"/>
      </w:pPr>
      <w:r>
        <w:t>Binäre Sensoren</w:t>
      </w:r>
    </w:p>
    <w:p w14:paraId="28CE931F" w14:textId="1B57F79E" w:rsidR="002B0E89" w:rsidRDefault="002B0E89" w:rsidP="00572FA9">
      <w:pPr>
        <w:pStyle w:val="Text"/>
      </w:pPr>
      <w:r w:rsidRPr="004F08DA">
        <w:t>Für die Auswertung der Schalter zur Absicherung der Türen hinten wie oben, sowie dem Sensor zur Überwachung</w:t>
      </w:r>
      <w:r w:rsidR="00832514">
        <w:t>,</w:t>
      </w:r>
      <w:r w:rsidRPr="004F08DA">
        <w:t xml:space="preserve"> ob eine Tasse unter der Kaffeemaschine steht, dem Wasserstandsensor und dem Sensor zur Überwachung des korrekten Verschlusses des Siebträgers wird </w:t>
      </w:r>
      <w:del w:id="29" w:author="Autor" w:date="2019-02-06T08:24:00Z">
        <w:r w:rsidRPr="004F08DA" w:rsidDel="00C4679F">
          <w:delText xml:space="preserve">dafür </w:delText>
        </w:r>
      </w:del>
      <w:r w:rsidRPr="004F08DA">
        <w:t>eine Sub-VI verwendet, welche die Erfassung dieser Sensorwerte bündelt. Anschließend werden die als Array gesammelten Daten aufgeteilt und in einzelne</w:t>
      </w:r>
      <w:ins w:id="30" w:author="Autor" w:date="2019-02-06T08:24:00Z">
        <w:r w:rsidR="00C4679F">
          <w:t>n</w:t>
        </w:r>
      </w:ins>
      <w:r w:rsidRPr="004F08DA">
        <w:t xml:space="preserve"> globale</w:t>
      </w:r>
      <w:ins w:id="31" w:author="Autor" w:date="2019-02-06T08:24:00Z">
        <w:r w:rsidR="00C4679F">
          <w:t>n</w:t>
        </w:r>
      </w:ins>
      <w:r w:rsidRPr="004F08DA">
        <w:t xml:space="preserve"> Variablen geschrieben. Dies erfolgt dabei alle 10 ms in einer While-Schleife. De</w:t>
      </w:r>
      <w:ins w:id="32" w:author="Autor" w:date="2019-02-06T08:25:00Z">
        <w:r w:rsidR="00C4679F">
          <w:t>r</w:t>
        </w:r>
      </w:ins>
      <w:del w:id="33" w:author="Autor" w:date="2019-02-06T08:25:00Z">
        <w:r w:rsidRPr="004F08DA" w:rsidDel="00C4679F">
          <w:delText>n</w:delText>
        </w:r>
      </w:del>
      <w:r w:rsidRPr="004F08DA">
        <w:t xml:space="preserve"> genauen Aufbau ist in </w:t>
      </w:r>
      <w:r w:rsidR="006F7D03" w:rsidRPr="004F08DA">
        <w:t xml:space="preserve">der </w:t>
      </w:r>
      <w:r w:rsidR="00572FA9">
        <w:fldChar w:fldCharType="begin"/>
      </w:r>
      <w:r w:rsidR="00572FA9">
        <w:instrText xml:space="preserve"> REF _Ref291855 \h </w:instrText>
      </w:r>
      <w:r w:rsidR="00572FA9">
        <w:fldChar w:fldCharType="separate"/>
      </w:r>
      <w:r w:rsidR="00EE5698">
        <w:t xml:space="preserve">Abbildung </w:t>
      </w:r>
      <w:r w:rsidR="00EE5698">
        <w:rPr>
          <w:noProof/>
        </w:rPr>
        <w:t>13</w:t>
      </w:r>
      <w:r w:rsidR="00572FA9">
        <w:fldChar w:fldCharType="end"/>
      </w:r>
      <w:r w:rsidR="00572FA9">
        <w:t xml:space="preserve"> </w:t>
      </w:r>
      <w:r w:rsidRPr="004F08DA">
        <w:t>zu sehen.</w:t>
      </w:r>
    </w:p>
    <w:p w14:paraId="770FB34F" w14:textId="77777777" w:rsidR="00505116" w:rsidRPr="004F08DA" w:rsidRDefault="00505116" w:rsidP="00572FA9">
      <w:pPr>
        <w:pStyle w:val="Text"/>
      </w:pPr>
    </w:p>
    <w:p w14:paraId="178738EB" w14:textId="77777777" w:rsidR="00EA5AAD" w:rsidRDefault="00FB14B1" w:rsidP="00EA5AAD">
      <w:pPr>
        <w:keepNext/>
        <w:spacing w:line="360" w:lineRule="auto"/>
        <w:jc w:val="center"/>
      </w:pPr>
      <w:r>
        <w:rPr>
          <w:rStyle w:val="TextZchn"/>
          <w:noProof/>
        </w:rPr>
        <w:drawing>
          <wp:inline distT="0" distB="0" distL="0" distR="0" wp14:anchorId="5CE1AAAE" wp14:editId="4F481D7F">
            <wp:extent cx="5040000" cy="2328079"/>
            <wp:effectExtent l="0" t="0" r="8255" b="0"/>
            <wp:docPr id="1" name="Grafik 1" descr="C:\Users\Jan\Documents\Grundlagen der Messtechnik mit Labview\LabVIEW-Kaffemaschine\Weitere Dokumente\Bilder\Digital Sub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Documents\Grundlagen der Messtechnik mit Labview\LabVIEW-Kaffemaschine\Weitere Dokumente\Bilder\Digital SubV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328079"/>
                    </a:xfrm>
                    <a:prstGeom prst="rect">
                      <a:avLst/>
                    </a:prstGeom>
                    <a:noFill/>
                    <a:ln>
                      <a:noFill/>
                    </a:ln>
                  </pic:spPr>
                </pic:pic>
              </a:graphicData>
            </a:graphic>
          </wp:inline>
        </w:drawing>
      </w:r>
    </w:p>
    <w:p w14:paraId="778DE9B0" w14:textId="3252D0DB" w:rsidR="0093573D" w:rsidRDefault="00EA5AAD" w:rsidP="00EA5AAD">
      <w:pPr>
        <w:pStyle w:val="Beschriftung"/>
        <w:jc w:val="center"/>
        <w:rPr>
          <w:noProof/>
        </w:rPr>
      </w:pPr>
      <w:bookmarkStart w:id="34" w:name="_Ref291855"/>
      <w:r>
        <w:t xml:space="preserve">Abbildung </w:t>
      </w:r>
      <w:fldSimple w:instr=" SEQ Abbildung \* ARABIC ">
        <w:r w:rsidR="00EE5698">
          <w:rPr>
            <w:noProof/>
          </w:rPr>
          <w:t>13</w:t>
        </w:r>
      </w:fldSimple>
      <w:bookmarkEnd w:id="34"/>
      <w:r w:rsidR="00572FA9">
        <w:rPr>
          <w:noProof/>
        </w:rPr>
        <w:t>: Auswertung der sicherheitsrelevanten Sensoren</w:t>
      </w:r>
    </w:p>
    <w:p w14:paraId="6AC50E33" w14:textId="77777777" w:rsidR="00505116" w:rsidRPr="00505116" w:rsidRDefault="00505116" w:rsidP="00505116">
      <w:pPr>
        <w:pStyle w:val="ISTextkrper"/>
      </w:pPr>
    </w:p>
    <w:p w14:paraId="10DC5CDD" w14:textId="5A90A2B3" w:rsidR="00552ED8" w:rsidRPr="00552ED8" w:rsidRDefault="00552ED8" w:rsidP="00552ED8">
      <w:pPr>
        <w:pStyle w:val="berschrift3"/>
      </w:pPr>
      <w:r>
        <w:t>Thermoelement</w:t>
      </w:r>
    </w:p>
    <w:p w14:paraId="663C0846" w14:textId="632192CC" w:rsidR="002B0E89" w:rsidRDefault="002B0E89" w:rsidP="00505116">
      <w:pPr>
        <w:pStyle w:val="Text"/>
      </w:pPr>
      <w:r w:rsidRPr="00505116">
        <w:t>Ein Sensor zur Temperaturmessung ist ein Thermoelement Typ K was mit einem MAX31855 Breakout-Board verbunden ist. Dieses Board beinhaltet einen Messverstärker sowie eine Kaltstellenkompensation und gibt die Daten über einen SPI-Bus aus. Durch die Kaltstellekompensation kann dabei mittels einer Messung der Referenztemperatur an der Referenzstelle auf die Messtemperatur des Thermoel</w:t>
      </w:r>
      <w:r w:rsidR="00053708">
        <w:t xml:space="preserve">ements geschlossen werden. Der </w:t>
      </w:r>
      <w:r w:rsidRPr="00505116">
        <w:t>Messverstärker verstärkt dabei die geringe Spannung des Thermoelements, sodass dieses einfacher ausgewertet werden kann.  Außerdem ermöglicht das Breakoutboard eine Linearisierung der Messwerte, welche</w:t>
      </w:r>
      <w:r>
        <w:t xml:space="preserve"> dann über den SPI-Bus ausgegeben werden. Die Auswertung der Messwerte auf dem Bus erfolgt dabei über den in </w:t>
      </w:r>
      <w:r w:rsidR="00DF61DA">
        <w:fldChar w:fldCharType="begin"/>
      </w:r>
      <w:r w:rsidR="00DF61DA">
        <w:instrText xml:space="preserve"> REF _Ref287161 \h </w:instrText>
      </w:r>
      <w:r w:rsidR="004F08DA">
        <w:instrText xml:space="preserve"> \* MERGEFORMAT </w:instrText>
      </w:r>
      <w:r w:rsidR="00DF61DA">
        <w:fldChar w:fldCharType="separate"/>
      </w:r>
      <w:r w:rsidR="00EE5698">
        <w:t>Abbildung 14</w:t>
      </w:r>
      <w:r w:rsidR="00DF61DA">
        <w:fldChar w:fldCharType="end"/>
      </w:r>
      <w:r w:rsidR="00DF61DA">
        <w:t xml:space="preserve"> </w:t>
      </w:r>
      <w:r>
        <w:t xml:space="preserve">dargestellten Code. </w:t>
      </w:r>
    </w:p>
    <w:p w14:paraId="36250C39" w14:textId="77777777" w:rsidR="00DF61DA" w:rsidRDefault="00DF61DA" w:rsidP="00F7540A">
      <w:pPr>
        <w:pStyle w:val="Text"/>
      </w:pPr>
      <w:r>
        <w:rPr>
          <w:noProof/>
        </w:rPr>
        <w:lastRenderedPageBreak/>
        <w:drawing>
          <wp:inline distT="0" distB="0" distL="0" distR="0" wp14:anchorId="6FD3F9D7" wp14:editId="4E119366">
            <wp:extent cx="5760085" cy="248539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hermoelement verdeutlicht.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485390"/>
                    </a:xfrm>
                    <a:prstGeom prst="rect">
                      <a:avLst/>
                    </a:prstGeom>
                  </pic:spPr>
                </pic:pic>
              </a:graphicData>
            </a:graphic>
          </wp:inline>
        </w:drawing>
      </w:r>
    </w:p>
    <w:p w14:paraId="01421574" w14:textId="7264DE1D" w:rsidR="00DF61DA" w:rsidRDefault="00DF61DA" w:rsidP="00DF61DA">
      <w:pPr>
        <w:pStyle w:val="Beschriftung"/>
        <w:jc w:val="center"/>
      </w:pPr>
      <w:bookmarkStart w:id="35" w:name="_Ref287161"/>
      <w:r>
        <w:t xml:space="preserve">Abbildung </w:t>
      </w:r>
      <w:fldSimple w:instr=" SEQ Abbildung \* ARABIC ">
        <w:r w:rsidR="00EE5698">
          <w:rPr>
            <w:noProof/>
          </w:rPr>
          <w:t>14</w:t>
        </w:r>
      </w:fldSimple>
      <w:bookmarkEnd w:id="35"/>
      <w:r>
        <w:t>: Auswertung des Thermoelements</w:t>
      </w:r>
    </w:p>
    <w:p w14:paraId="57A7658A" w14:textId="77777777" w:rsidR="00505116" w:rsidRPr="00505116" w:rsidRDefault="00505116" w:rsidP="00505116">
      <w:pPr>
        <w:pStyle w:val="ISTextkrper"/>
      </w:pPr>
    </w:p>
    <w:p w14:paraId="7AED300F" w14:textId="1E846BB1" w:rsidR="002B0E89" w:rsidRDefault="002B0E89" w:rsidP="00505116">
      <w:pPr>
        <w:pStyle w:val="Text"/>
      </w:pPr>
      <w:r>
        <w:t>Dabei werden die Daten des SPI-Bus mittels einer Sub-VI in Temperaturwerte umgewandelt, und zum Ausgleich von Messungenauigkeiten mit einem Offset von +10° C versehen. Außerdem ist eine Sicherung vorhanden, falls der Sensor ausfällt und 0° C anzeigt wir der Wert mit 120° C sodass, der Heizer zur Sicherheit abschaltet. Anschließend wird der Temperaturwert in eine globale Variable geschrieben.</w:t>
      </w:r>
    </w:p>
    <w:p w14:paraId="451D5553" w14:textId="77777777" w:rsidR="000C6FBE" w:rsidRPr="000C6FBE" w:rsidRDefault="000C6FBE" w:rsidP="000C6FBE">
      <w:pPr>
        <w:pStyle w:val="ISTextkrper"/>
      </w:pPr>
    </w:p>
    <w:p w14:paraId="229B5AAE" w14:textId="68B6949B" w:rsidR="000C6FBE" w:rsidRPr="000C6FBE" w:rsidRDefault="00A206EC" w:rsidP="000C6FBE">
      <w:pPr>
        <w:pStyle w:val="berschrift3"/>
      </w:pPr>
      <w:r>
        <w:t>PT100</w:t>
      </w:r>
    </w:p>
    <w:p w14:paraId="378A33A0" w14:textId="6AABBC79" w:rsidR="002B0E89" w:rsidRDefault="002B0E89" w:rsidP="00505116">
      <w:pPr>
        <w:pStyle w:val="Text"/>
      </w:pPr>
      <w:r w:rsidRPr="00505116">
        <w:t xml:space="preserve">Neben der Temperaturmessung mittels des Thermoelements wird diese </w:t>
      </w:r>
      <w:r w:rsidR="00D51DEC" w:rsidRPr="00505116">
        <w:t>vor dem Siebträger</w:t>
      </w:r>
      <w:r w:rsidRPr="00505116">
        <w:t xml:space="preserve"> im Syste</w:t>
      </w:r>
      <w:r w:rsidR="002B6A13" w:rsidRPr="00505116">
        <w:t xml:space="preserve">m über ein PT100–Messwiderstand </w:t>
      </w:r>
      <w:r w:rsidRPr="00505116">
        <w:t>erfasst. Dieser ist an einem Messumformer angeschlossen welcher proportional zu</w:t>
      </w:r>
      <w:ins w:id="36" w:author="Autor" w:date="2019-02-06T08:27:00Z">
        <w:r w:rsidR="00C4679F">
          <w:t>r</w:t>
        </w:r>
      </w:ins>
      <w:del w:id="37" w:author="Autor" w:date="2019-02-06T08:27:00Z">
        <w:r w:rsidRPr="00505116" w:rsidDel="00C4679F">
          <w:delText>m</w:delText>
        </w:r>
      </w:del>
      <w:r w:rsidRPr="00505116">
        <w:t xml:space="preserve"> Messtemperatur einen eine Spannung ausgibt. Dabei repräsentiert 0 V eine Temperatur von 0° C und 10 V 200° C. Die Spannung kann über einen analogen Input des myRIO gemessen werden und ergibt multipliziert mit 20 die </w:t>
      </w:r>
      <w:ins w:id="38" w:author="Autor" w:date="2019-02-06T08:27:00Z">
        <w:r w:rsidR="0030390A">
          <w:t xml:space="preserve">tatsächliche </w:t>
        </w:r>
      </w:ins>
      <w:r w:rsidRPr="00505116">
        <w:t>Temperatur. Diese wird dann in eine globale Variable geschrieben. Da sich der Messwiderstand größtenteils linear über diesen Temperaturbereich verhält und auch das Übertragungsverhalten des Messumformers linear ist, kann über den Spannungsbereich linear interpoliert werden</w:t>
      </w:r>
      <w:r w:rsidR="009D5CBC">
        <w:t>,</w:t>
      </w:r>
      <w:r w:rsidRPr="00505116">
        <w:t xml:space="preserve"> um auf die Messtemperatur zu schließen. Dabei muss beachtet werden, dass die maximale Spannung des M</w:t>
      </w:r>
      <w:r w:rsidR="007105DF">
        <w:t>essumformers oberhalb</w:t>
      </w:r>
      <w:r w:rsidRPr="00505116">
        <w:t xml:space="preserve"> der zulässigen Eingangsspannung des myRIO</w:t>
      </w:r>
      <w:r w:rsidR="00872EA6">
        <w:t xml:space="preserve"> von 5 V</w:t>
      </w:r>
      <w:r w:rsidRPr="00505116">
        <w:t xml:space="preserve"> liegt, da aber die zu erwartende Temperatur unterhalb 100° C</w:t>
      </w:r>
      <w:r w:rsidR="00C45CC0">
        <w:t>, was 5 V entspricht,</w:t>
      </w:r>
      <w:r w:rsidRPr="00505116">
        <w:t xml:space="preserve"> liegt und damit die resultierende Spannung am</w:t>
      </w:r>
      <w:r>
        <w:t xml:space="preserve"> myRIO kleiner als die maximal erlaubten 5 V ist, muss kein zusätzlicher Spannungsteiler verwendet werden. Der Code für die Auswertung ist in </w:t>
      </w:r>
      <w:r>
        <w:fldChar w:fldCharType="begin"/>
      </w:r>
      <w:r>
        <w:instrText xml:space="preserve"> REF _Ref118205 \h </w:instrText>
      </w:r>
      <w:r w:rsidR="004F08DA">
        <w:instrText xml:space="preserve"> \* MERGEFORMAT </w:instrText>
      </w:r>
      <w:r>
        <w:fldChar w:fldCharType="separate"/>
      </w:r>
      <w:r w:rsidR="00EE5698">
        <w:t>Abbildung 15</w:t>
      </w:r>
      <w:r>
        <w:fldChar w:fldCharType="end"/>
      </w:r>
      <w:r>
        <w:t xml:space="preserve"> zu sehen.</w:t>
      </w:r>
    </w:p>
    <w:p w14:paraId="5637EE9C" w14:textId="77777777" w:rsidR="00D8644E" w:rsidRDefault="002231B4" w:rsidP="00F7540A">
      <w:pPr>
        <w:pStyle w:val="Text"/>
      </w:pPr>
      <w:r>
        <w:rPr>
          <w:noProof/>
        </w:rPr>
        <w:lastRenderedPageBreak/>
        <w:drawing>
          <wp:inline distT="0" distB="0" distL="0" distR="0" wp14:anchorId="1DD2E805" wp14:editId="6FA7DA86">
            <wp:extent cx="5753100" cy="2009775"/>
            <wp:effectExtent l="0" t="0" r="0" b="9525"/>
            <wp:docPr id="2" name="Grafik 2" descr="C:\Users\Jan\Documents\Grundlagen der Messtechnik mit Labview\LabVIEW-Kaffemaschine\Weitere Dokumente\Bilder\PT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Documents\Grundlagen der Messtechnik mit Labview\LabVIEW-Kaffemaschine\Weitere Dokumente\Bilder\PT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09775"/>
                    </a:xfrm>
                    <a:prstGeom prst="rect">
                      <a:avLst/>
                    </a:prstGeom>
                    <a:noFill/>
                    <a:ln>
                      <a:noFill/>
                    </a:ln>
                  </pic:spPr>
                </pic:pic>
              </a:graphicData>
            </a:graphic>
          </wp:inline>
        </w:drawing>
      </w:r>
    </w:p>
    <w:p w14:paraId="3601E50E" w14:textId="02671B8B" w:rsidR="00600313" w:rsidRDefault="00D8644E" w:rsidP="00442AFD">
      <w:pPr>
        <w:pStyle w:val="Beschriftung"/>
        <w:spacing w:before="240"/>
        <w:jc w:val="center"/>
      </w:pPr>
      <w:bookmarkStart w:id="39" w:name="_Ref118205"/>
      <w:r>
        <w:t xml:space="preserve">Abbildung </w:t>
      </w:r>
      <w:r w:rsidR="001E5ACF">
        <w:rPr>
          <w:noProof/>
        </w:rPr>
        <w:fldChar w:fldCharType="begin"/>
      </w:r>
      <w:r w:rsidR="001E5ACF">
        <w:rPr>
          <w:noProof/>
        </w:rPr>
        <w:instrText xml:space="preserve"> SEQ Abbildung \* ARABIC </w:instrText>
      </w:r>
      <w:r w:rsidR="001E5ACF">
        <w:rPr>
          <w:noProof/>
        </w:rPr>
        <w:fldChar w:fldCharType="separate"/>
      </w:r>
      <w:r w:rsidR="00EE5698">
        <w:rPr>
          <w:noProof/>
        </w:rPr>
        <w:t>15</w:t>
      </w:r>
      <w:r w:rsidR="001E5ACF">
        <w:rPr>
          <w:noProof/>
        </w:rPr>
        <w:fldChar w:fldCharType="end"/>
      </w:r>
      <w:bookmarkEnd w:id="39"/>
      <w:r>
        <w:t>:</w:t>
      </w:r>
      <w:r w:rsidR="00AF3127">
        <w:t xml:space="preserve"> Auswertung der Temperaturmessung des PT100-Messwiderstands</w:t>
      </w:r>
    </w:p>
    <w:p w14:paraId="7C5FCA7D" w14:textId="77777777" w:rsidR="00442AFD" w:rsidRPr="00442AFD" w:rsidRDefault="00442AFD" w:rsidP="00442AFD">
      <w:pPr>
        <w:pStyle w:val="ISTextkrper"/>
      </w:pPr>
    </w:p>
    <w:p w14:paraId="136E7525" w14:textId="42417CB5" w:rsidR="00600313" w:rsidRDefault="00600313" w:rsidP="00600313">
      <w:pPr>
        <w:pStyle w:val="berschrift3"/>
      </w:pPr>
      <w:r>
        <w:t>NTC</w:t>
      </w:r>
    </w:p>
    <w:p w14:paraId="6559FBC6" w14:textId="0F9F8F50" w:rsidR="00600313" w:rsidRPr="004F08DA" w:rsidRDefault="000E1378" w:rsidP="00F7540A">
      <w:pPr>
        <w:pStyle w:val="Text"/>
      </w:pPr>
      <w:r w:rsidRPr="004F08DA">
        <w:t>Die Temperaturerfassung durch den NTC ist durch einen einfachen Spannungsteiler realisiert. Die Messungenauigkeit ist trotz dieser einfachen Schaltung gering, da die Leitungswiderstände in Vergleich zum eingesetzten Messwiderstand</w:t>
      </w:r>
      <w:r w:rsidR="00F82151" w:rsidRPr="004F08DA">
        <w:t xml:space="preserve"> (10 k</w:t>
      </w:r>
      <w:r w:rsidR="00F82151" w:rsidRPr="004F08DA">
        <w:rPr>
          <w:rFonts w:ascii="Times New Roman" w:hAnsi="Times New Roman"/>
        </w:rPr>
        <w:t>Ω</w:t>
      </w:r>
      <w:r w:rsidR="00F82151" w:rsidRPr="004F08DA">
        <w:t>)</w:t>
      </w:r>
      <w:r w:rsidRPr="004F08DA">
        <w:t xml:space="preserve"> und dem Widerstand des NTC-Elements als sehr klein angenommen werden können. Zudem ist eine Änderung der Leiterwiderstände durch Erhitzung in Folge von Stromfluss als sehr klein anzunehmen, da die </w:t>
      </w:r>
      <w:r w:rsidR="00F82151" w:rsidRPr="004F08DA">
        <w:t>Schaltung</w:t>
      </w:r>
      <w:r w:rsidRPr="004F08DA">
        <w:t xml:space="preserve"> aus großen Widerständen bei geringer Spannung besteht.</w:t>
      </w:r>
      <w:r w:rsidR="00F82151" w:rsidRPr="004F08DA">
        <w:t xml:space="preserve"> Die Berechnung des NTC-Widerstandes geschieht durch einen Formula-Node mit:</w:t>
      </w:r>
    </w:p>
    <w:p w14:paraId="7749ADCD" w14:textId="502CAE1B" w:rsidR="00F82151" w:rsidRPr="00D92DA6" w:rsidRDefault="00AB16CB" w:rsidP="004F08DA">
      <w:pPr>
        <w:keepNext/>
        <w:spacing w:line="240" w:lineRule="auto"/>
        <w:jc w:val="left"/>
        <w:textAlignment w:val="baseline"/>
      </w:pPr>
      <m:oMathPara>
        <m:oMath>
          <m:sSub>
            <m:sSubPr>
              <m:ctrlPr>
                <w:rPr>
                  <w:rFonts w:ascii="Cambria Math" w:hAnsi="Cambria Math"/>
                </w:rPr>
              </m:ctrlPr>
            </m:sSubPr>
            <m:e>
              <m:r>
                <w:rPr>
                  <w:rFonts w:ascii="Cambria Math" w:hAnsi="Cambria Math"/>
                </w:rPr>
                <m:t>R</m:t>
              </m:r>
            </m:e>
            <m:sub>
              <m:r>
                <w:rPr>
                  <w:rFonts w:ascii="Cambria Math" w:hAnsi="Cambria Math"/>
                </w:rPr>
                <m:t>NTC</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5</m:t>
                  </m:r>
                  <m:r>
                    <w:rPr>
                      <w:rFonts w:ascii="Cambria Math" w:hAnsi="Cambria Math"/>
                    </w:rPr>
                    <m:t>V</m:t>
                  </m:r>
                </m:num>
                <m:den>
                  <m:sSub>
                    <m:sSubPr>
                      <m:ctrlPr>
                        <w:rPr>
                          <w:rFonts w:ascii="Cambria Math" w:hAnsi="Cambria Math"/>
                        </w:rPr>
                      </m:ctrlPr>
                    </m:sSubPr>
                    <m:e>
                      <m:r>
                        <w:rPr>
                          <w:rFonts w:ascii="Cambria Math" w:hAnsi="Cambria Math"/>
                        </w:rPr>
                        <m:t>U</m:t>
                      </m:r>
                    </m:e>
                    <m:sub>
                      <m:r>
                        <w:rPr>
                          <w:rFonts w:ascii="Cambria Math" w:hAnsi="Cambria Math"/>
                        </w:rPr>
                        <m:t>in</m:t>
                      </m:r>
                    </m:sub>
                  </m:sSub>
                </m:den>
              </m:f>
              <m:r>
                <m:rPr>
                  <m:sty m:val="p"/>
                </m:rPr>
                <w:rPr>
                  <w:rFonts w:ascii="Cambria Math" w:hAnsi="Cambria Math"/>
                </w:rPr>
                <m:t>-1</m:t>
              </m:r>
            </m:e>
          </m:d>
          <m:r>
            <m:rPr>
              <m:sty m:val="p"/>
            </m:rPr>
            <w:rPr>
              <w:rFonts w:ascii="Cambria Math" w:hAnsi="Cambria Math"/>
            </w:rPr>
            <m:t>*10000Ω</m:t>
          </m:r>
        </m:oMath>
      </m:oMathPara>
    </w:p>
    <w:p w14:paraId="5D2028D5" w14:textId="77777777" w:rsidR="00D92DA6" w:rsidRPr="004F08DA" w:rsidRDefault="00D92DA6" w:rsidP="004F08DA">
      <w:pPr>
        <w:keepNext/>
        <w:spacing w:line="240" w:lineRule="auto"/>
        <w:jc w:val="left"/>
        <w:textAlignment w:val="baseline"/>
      </w:pPr>
    </w:p>
    <w:p w14:paraId="7C6569E3" w14:textId="19ED4209" w:rsidR="00D92DA6" w:rsidRPr="004F08DA" w:rsidRDefault="00F82151" w:rsidP="00F7540A">
      <w:pPr>
        <w:pStyle w:val="Text"/>
      </w:pPr>
      <w:r w:rsidRPr="004F08DA">
        <w:t xml:space="preserve">Aus </w:t>
      </w:r>
      <m:oMath>
        <m:sSub>
          <m:sSubPr>
            <m:ctrlPr>
              <w:rPr>
                <w:rFonts w:ascii="Cambria Math" w:hAnsi="Cambria Math"/>
              </w:rPr>
            </m:ctrlPr>
          </m:sSubPr>
          <m:e>
            <m:r>
              <w:rPr>
                <w:rFonts w:ascii="Cambria Math" w:hAnsi="Cambria Math"/>
              </w:rPr>
              <m:t>R</m:t>
            </m:r>
          </m:e>
          <m:sub>
            <m:r>
              <w:rPr>
                <w:rFonts w:ascii="Cambria Math" w:hAnsi="Cambria Math"/>
              </w:rPr>
              <m:t>NTC</m:t>
            </m:r>
          </m:sub>
        </m:sSub>
      </m:oMath>
      <w:r w:rsidRPr="004F08DA">
        <w:t xml:space="preserve"> kann die zu messende Temperatur T mit Hilfe der Formel aus der Vorlesung </w:t>
      </w:r>
      <w:r w:rsidR="00C11EA9" w:rsidRPr="004F08DA">
        <w:t xml:space="preserve">in einem weiteren Formula-Node </w:t>
      </w:r>
      <w:r w:rsidRPr="004F08DA">
        <w:t>berechnet werden:</w:t>
      </w:r>
    </w:p>
    <w:p w14:paraId="3098E3AD" w14:textId="0DE56591" w:rsidR="00D92DA6" w:rsidRPr="00030087" w:rsidRDefault="00F82151" w:rsidP="00600313">
      <w:pPr>
        <w:pStyle w:val="ISTextkrper"/>
        <w:rPr>
          <w:rFonts w:ascii="Arial" w:hAnsi="Arial" w:cs="Arial"/>
        </w:rPr>
      </w:pPr>
      <m:oMathPara>
        <m:oMath>
          <m:r>
            <w:rPr>
              <w:rFonts w:ascii="Cambria Math" w:hAnsi="Cambria Math" w:cs="Arial"/>
            </w:rPr>
            <m:t>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*ln</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NTC</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ref</m:t>
                              </m:r>
                            </m:sub>
                          </m:sSub>
                        </m:den>
                      </m:f>
                    </m:e>
                  </m:d>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p>
                    <m:sSupPr>
                      <m:ctrlPr>
                        <w:rPr>
                          <w:rFonts w:ascii="Cambria Math" w:hAnsi="Cambria Math" w:cs="Arial"/>
                          <w:i/>
                        </w:rPr>
                      </m:ctrlPr>
                    </m:sSupPr>
                    <m:e>
                      <m:r>
                        <w:rPr>
                          <w:rFonts w:ascii="Cambria Math" w:hAnsi="Cambria Math" w:cs="Arial"/>
                        </w:rPr>
                        <m:t>ln</m:t>
                      </m:r>
                    </m:e>
                    <m:sup>
                      <m:r>
                        <w:rPr>
                          <w:rFonts w:ascii="Cambria Math" w:hAnsi="Cambria Math" w:cs="Arial"/>
                        </w:rPr>
                        <m:t>2</m:t>
                      </m:r>
                    </m:sup>
                  </m:sSup>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NTC</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ref</m:t>
                              </m:r>
                            </m:sub>
                          </m:sSub>
                        </m:den>
                      </m:f>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r>
                    <w:rPr>
                      <w:rFonts w:ascii="Cambria Math" w:hAnsi="Cambria Math" w:cs="Arial"/>
                    </w:rPr>
                    <m:t>*</m:t>
                  </m:r>
                  <m:sSup>
                    <m:sSupPr>
                      <m:ctrlPr>
                        <w:rPr>
                          <w:rFonts w:ascii="Cambria Math" w:hAnsi="Cambria Math" w:cs="Arial"/>
                          <w:i/>
                        </w:rPr>
                      </m:ctrlPr>
                    </m:sSupPr>
                    <m:e>
                      <m:r>
                        <w:rPr>
                          <w:rFonts w:ascii="Cambria Math" w:hAnsi="Cambria Math" w:cs="Arial"/>
                        </w:rPr>
                        <m:t>ln</m:t>
                      </m:r>
                    </m:e>
                    <m:sup>
                      <m:r>
                        <w:rPr>
                          <w:rFonts w:ascii="Cambria Math" w:hAnsi="Cambria Math" w:cs="Arial"/>
                        </w:rPr>
                        <m:t>3</m:t>
                      </m:r>
                    </m:sup>
                  </m:sSup>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NTC</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ref</m:t>
                              </m:r>
                            </m:sub>
                          </m:sSub>
                        </m:den>
                      </m:f>
                    </m:e>
                  </m:d>
                </m:e>
              </m:d>
            </m:e>
            <m:sup>
              <m:r>
                <w:rPr>
                  <w:rFonts w:ascii="Cambria Math" w:hAnsi="Cambria Math" w:cs="Arial"/>
                </w:rPr>
                <m:t>-1</m:t>
              </m:r>
            </m:sup>
          </m:sSup>
        </m:oMath>
      </m:oMathPara>
    </w:p>
    <w:p w14:paraId="795111BA" w14:textId="6F998485" w:rsidR="00030087" w:rsidRPr="004F08DA" w:rsidRDefault="00030087" w:rsidP="00D92DA6">
      <w:pPr>
        <w:pStyle w:val="Text"/>
      </w:pPr>
      <w:r w:rsidRPr="004F08DA">
        <w:t xml:space="preserve">Mit gegebenen Werten </w:t>
      </w:r>
      <m:oMath>
        <m:sSub>
          <m:sSubPr>
            <m:ctrlPr>
              <w:rPr>
                <w:rFonts w:ascii="Cambria Math" w:hAnsi="Cambria Math"/>
              </w:rPr>
            </m:ctrlPr>
          </m:sSubPr>
          <m:e>
            <m:r>
              <w:rPr>
                <w:rFonts w:ascii="Cambria Math" w:hAnsi="Cambria Math"/>
              </w:rPr>
              <m:t>R</m:t>
            </m:r>
          </m:e>
          <m:sub>
            <m:r>
              <m:rPr>
                <m:sty m:val="p"/>
              </m:rPr>
              <w:rPr>
                <w:rFonts w:ascii="Cambria Math" w:hAnsi="Cambria Math"/>
              </w:rPr>
              <m:t>ref</m:t>
            </m:r>
          </m:sub>
        </m:sSub>
        <m:r>
          <m:rPr>
            <m:sty m:val="p"/>
          </m:rPr>
          <w:rPr>
            <w:rFonts w:ascii="Cambria Math" w:hAnsi="Cambria Math"/>
          </w:rPr>
          <m:t xml:space="preserve">=10 </m:t>
        </m:r>
        <m:r>
          <w:rPr>
            <w:rFonts w:ascii="Cambria Math" w:hAnsi="Cambria Math"/>
          </w:rPr>
          <m:t>k</m:t>
        </m:r>
        <m:r>
          <m:rPr>
            <m:sty m:val="p"/>
          </m:rPr>
          <w:rPr>
            <w:rFonts w:ascii="Cambria Math" w:hAnsi="Cambria Math"/>
          </w:rPr>
          <m:t>Ω</m:t>
        </m:r>
      </m:oMath>
      <w:r w:rsidRPr="004F08DA">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=3,354016*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rsidRPr="004F08DA">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=2,56985*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4F08DA">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=2,62019*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rsidRPr="004F08DA">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=6,38309*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-15</m:t>
            </m:r>
          </m:sup>
        </m:sSup>
      </m:oMath>
      <w:r w:rsidRPr="004F08DA">
        <w:t>.</w:t>
      </w:r>
    </w:p>
    <w:p w14:paraId="4458DBB9" w14:textId="62AAF5B4" w:rsidR="00030087" w:rsidRPr="004F08DA" w:rsidRDefault="00030087" w:rsidP="00D92DA6">
      <w:pPr>
        <w:pStyle w:val="Text"/>
      </w:pPr>
      <w:r w:rsidRPr="004F08DA">
        <w:t>Die Temperatur liegt nun in Kelvin vor und wird zur einfacheren Handhabung in Celsius umgerechnet:</w:t>
      </w:r>
    </w:p>
    <w:p w14:paraId="53A0E490" w14:textId="4C139B54" w:rsidR="00030087" w:rsidRPr="00C11EA9" w:rsidRDefault="00AB16CB" w:rsidP="00030087">
      <w:pPr>
        <w:pStyle w:val="ISTextkrper"/>
        <w:rPr>
          <w:rFonts w:ascii="Arial" w:hAnsi="Arial" w:cs="Arial"/>
        </w:rPr>
      </w:pPr>
      <m:oMathPara>
        <m:oMath>
          <m:sSub>
            <m:sSubPr>
              <m:ctrlPr>
                <w:rPr>
                  <w:rFonts w:ascii="Cambria Math" w:hAnsi="Cambria Math" w:cs="Arial"/>
                  <w:i/>
                </w:rPr>
              </m:ctrlPr>
            </m:sSubPr>
            <m:e>
              <m:r>
                <w:rPr>
                  <w:rFonts w:ascii="Cambria Math" w:hAnsi="Cambria Math" w:cs="Arial"/>
                </w:rPr>
                <m:t>T</m:t>
              </m:r>
            </m:e>
            <m:sub>
              <m:r>
                <m:rPr>
                  <m:sty m:val="p"/>
                </m:rPr>
                <w:rPr>
                  <w:rFonts w:ascii="Cambria Math" w:hAnsi="Cambria Math" w:cs="Arial"/>
                </w:rPr>
                <m:t>°C</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m:rPr>
                  <m:sty m:val="p"/>
                </m:rPr>
                <w:rPr>
                  <w:rFonts w:ascii="Cambria Math" w:hAnsi="Cambria Math" w:cs="Arial"/>
                </w:rPr>
                <m:t>°K</m:t>
              </m:r>
            </m:sub>
          </m:sSub>
          <m:r>
            <w:rPr>
              <w:rFonts w:ascii="Cambria Math" w:hAnsi="Cambria Math" w:cs="Arial"/>
            </w:rPr>
            <m:t>-273,15</m:t>
          </m:r>
        </m:oMath>
      </m:oMathPara>
    </w:p>
    <w:p w14:paraId="28A0409D" w14:textId="77777777" w:rsidR="00EA5AAD" w:rsidRDefault="00C11EA9" w:rsidP="00EA5AAD">
      <w:pPr>
        <w:pStyle w:val="ISTextkrper"/>
        <w:keepNext/>
        <w:jc w:val="center"/>
      </w:pPr>
      <w:r>
        <w:rPr>
          <w:rFonts w:ascii="Arial" w:hAnsi="Arial" w:cs="Arial"/>
          <w:noProof/>
        </w:rPr>
        <w:lastRenderedPageBreak/>
        <w:drawing>
          <wp:inline distT="0" distB="0" distL="0" distR="0" wp14:anchorId="5B0C9BA1" wp14:editId="1DACDE94">
            <wp:extent cx="5570220" cy="36804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TC_Code.JPG"/>
                    <pic:cNvPicPr/>
                  </pic:nvPicPr>
                  <pic:blipFill>
                    <a:blip r:embed="rId29">
                      <a:extLst>
                        <a:ext uri="{28A0092B-C50C-407E-A947-70E740481C1C}">
                          <a14:useLocalDpi xmlns:a14="http://schemas.microsoft.com/office/drawing/2010/main" val="0"/>
                        </a:ext>
                      </a:extLst>
                    </a:blip>
                    <a:stretch>
                      <a:fillRect/>
                    </a:stretch>
                  </pic:blipFill>
                  <pic:spPr>
                    <a:xfrm>
                      <a:off x="0" y="0"/>
                      <a:ext cx="5570220" cy="3680460"/>
                    </a:xfrm>
                    <a:prstGeom prst="rect">
                      <a:avLst/>
                    </a:prstGeom>
                  </pic:spPr>
                </pic:pic>
              </a:graphicData>
            </a:graphic>
          </wp:inline>
        </w:drawing>
      </w:r>
    </w:p>
    <w:p w14:paraId="27A7086E" w14:textId="7FBCDE62" w:rsidR="00C11EA9" w:rsidRDefault="00EA5AAD" w:rsidP="00EA5AAD">
      <w:pPr>
        <w:pStyle w:val="Beschriftung"/>
        <w:jc w:val="center"/>
        <w:rPr>
          <w:noProof/>
        </w:rPr>
      </w:pPr>
      <w:r>
        <w:t xml:space="preserve">Abbildung </w:t>
      </w:r>
      <w:fldSimple w:instr=" SEQ Abbildung \* ARABIC ">
        <w:r w:rsidR="00EE5698">
          <w:rPr>
            <w:noProof/>
          </w:rPr>
          <w:t>16</w:t>
        </w:r>
      </w:fldSimple>
      <w:r w:rsidR="00DA5D0C">
        <w:rPr>
          <w:noProof/>
        </w:rPr>
        <w:t>: Bereechnung der Temperatur aus Eingangsspannung</w:t>
      </w:r>
    </w:p>
    <w:p w14:paraId="77E90264" w14:textId="77777777" w:rsidR="00DA5D0C" w:rsidRPr="00DA5D0C" w:rsidRDefault="00DA5D0C" w:rsidP="00DA5D0C">
      <w:pPr>
        <w:pStyle w:val="ISTextkrper"/>
      </w:pPr>
    </w:p>
    <w:p w14:paraId="68C26E86" w14:textId="763F5E11" w:rsidR="00E9346B" w:rsidRDefault="00E9346B" w:rsidP="00747384">
      <w:pPr>
        <w:pStyle w:val="berschrift3"/>
      </w:pPr>
      <w:r>
        <w:t>BME/ NFC (I²C)</w:t>
      </w:r>
    </w:p>
    <w:p w14:paraId="059D7A97" w14:textId="56283539" w:rsidR="004373DB" w:rsidRPr="004F08DA" w:rsidRDefault="004373DB" w:rsidP="00F7540A">
      <w:pPr>
        <w:pStyle w:val="Text"/>
      </w:pPr>
      <w:r w:rsidRPr="004F08DA">
        <w:t>Zusätzlich zu der Erfassung der Temperatur mit</w:t>
      </w:r>
      <w:r w:rsidR="00911192" w:rsidRPr="004F08DA">
        <w:t>tels des Thermoelement Typ K mit</w:t>
      </w:r>
      <w:r w:rsidRPr="004F08DA">
        <w:t xml:space="preserve"> dem MAX31855 Breakout-Board</w:t>
      </w:r>
      <w:r w:rsidR="00911192" w:rsidRPr="004F08DA">
        <w:t xml:space="preserve"> und dem PT100 </w:t>
      </w:r>
      <w:r w:rsidRPr="004F08DA">
        <w:t xml:space="preserve">existiert noch </w:t>
      </w:r>
      <w:r w:rsidR="00495832" w:rsidRPr="004F08DA">
        <w:t xml:space="preserve">eine weitere </w:t>
      </w:r>
      <w:r w:rsidR="00114A6E" w:rsidRPr="004F08DA">
        <w:t>Temperaturmessung</w:t>
      </w:r>
      <w:r w:rsidR="008E2B24" w:rsidRPr="004F08DA">
        <w:t xml:space="preserve"> über </w:t>
      </w:r>
      <w:r w:rsidR="00114A6E" w:rsidRPr="004F08DA">
        <w:t>einen</w:t>
      </w:r>
      <w:r w:rsidR="005F733C" w:rsidRPr="004F08DA">
        <w:t xml:space="preserve"> </w:t>
      </w:r>
      <w:ins w:id="40" w:author="Autor" w:date="2019-02-06T08:30:00Z">
        <w:r w:rsidR="0030390A">
          <w:t xml:space="preserve">weiteren </w:t>
        </w:r>
      </w:ins>
      <w:r w:rsidR="005F733C" w:rsidRPr="004F08DA">
        <w:t>Temperatursensor</w:t>
      </w:r>
      <w:r w:rsidRPr="004F08DA">
        <w:t>.</w:t>
      </w:r>
      <w:r w:rsidR="005F733C" w:rsidRPr="004F08DA">
        <w:t xml:space="preserve"> Dabei sitzt dieser direkt auf einem weiteren Breakout-Board</w:t>
      </w:r>
      <w:r w:rsidR="008061F5">
        <w:t>,</w:t>
      </w:r>
      <w:r w:rsidR="005F733C" w:rsidRPr="004F08DA">
        <w:t xml:space="preserve"> dem BME280. </w:t>
      </w:r>
      <w:r w:rsidRPr="004F08DA">
        <w:t xml:space="preserve"> Neben der Temperatur </w:t>
      </w:r>
      <w:del w:id="41" w:author="Autor" w:date="2019-02-06T08:30:00Z">
        <w:r w:rsidRPr="004F08DA" w:rsidDel="0030390A">
          <w:delText>kann</w:delText>
        </w:r>
      </w:del>
      <w:ins w:id="42" w:author="Autor" w:date="2019-02-06T08:30:00Z">
        <w:r w:rsidR="0030390A" w:rsidRPr="004F08DA">
          <w:t>können</w:t>
        </w:r>
      </w:ins>
      <w:r w:rsidRPr="004F08DA">
        <w:t xml:space="preserve"> damit ebenfalls der Druck und die Feuchtigkeit der Luft gemessen werden. Dadurch </w:t>
      </w:r>
      <w:r w:rsidR="002A6C6C" w:rsidRPr="004F08DA">
        <w:t>können die Umgebungsbedingungen der Kaffeemaschine überwacht werden</w:t>
      </w:r>
      <w:r w:rsidRPr="004F08DA">
        <w:t xml:space="preserve">. </w:t>
      </w:r>
    </w:p>
    <w:p w14:paraId="05749E05" w14:textId="1619620F" w:rsidR="004373DB" w:rsidRPr="004F08DA" w:rsidRDefault="004373DB" w:rsidP="00F7540A">
      <w:pPr>
        <w:pStyle w:val="Text"/>
      </w:pPr>
      <w:r w:rsidRPr="004F08DA">
        <w:t>Der Sensor selbst gibt seine Messdaten über SPI-Bus oder I</w:t>
      </w:r>
      <w:r w:rsidRPr="0030390A">
        <w:rPr>
          <w:vertAlign w:val="superscript"/>
          <w:rPrChange w:id="43" w:author="Autor" w:date="2019-02-06T08:30:00Z">
            <w:rPr/>
          </w:rPrChange>
        </w:rPr>
        <w:t>2</w:t>
      </w:r>
      <w:r w:rsidRPr="004F08DA">
        <w:t>C-Bus aus, wobei bei diesem Projekt der Sensor über I</w:t>
      </w:r>
      <w:r w:rsidRPr="0030390A">
        <w:rPr>
          <w:vertAlign w:val="superscript"/>
          <w:rPrChange w:id="44" w:author="Autor" w:date="2019-02-06T08:31:00Z">
            <w:rPr/>
          </w:rPrChange>
        </w:rPr>
        <w:t>2</w:t>
      </w:r>
      <w:r w:rsidRPr="004F08DA">
        <w:t xml:space="preserve">C-Bus angeschlossen ist. Dieser wird ausgewertet für die unterschiedlichen Sensoren und die Werte in globale Variablen geschrieben. Der Aufbau des Codes </w:t>
      </w:r>
      <w:ins w:id="45" w:author="Autor" w:date="2019-02-06T08:31:00Z">
        <w:r w:rsidR="0030390A">
          <w:t xml:space="preserve">ist </w:t>
        </w:r>
      </w:ins>
      <w:r w:rsidRPr="004F08DA">
        <w:t xml:space="preserve">in </w:t>
      </w:r>
      <w:r w:rsidRPr="004F08DA">
        <w:fldChar w:fldCharType="begin"/>
      </w:r>
      <w:r w:rsidRPr="004F08DA">
        <w:instrText xml:space="preserve"> REF _Ref205363 \h </w:instrText>
      </w:r>
      <w:r w:rsidR="004F08DA" w:rsidRPr="004F08DA">
        <w:instrText xml:space="preserve"> \* MERGEFORMAT </w:instrText>
      </w:r>
      <w:r w:rsidRPr="004F08DA">
        <w:fldChar w:fldCharType="separate"/>
      </w:r>
      <w:r w:rsidR="00EE5698">
        <w:t>Abbildung 17</w:t>
      </w:r>
      <w:r w:rsidRPr="004F08DA">
        <w:fldChar w:fldCharType="end"/>
      </w:r>
      <w:r w:rsidRPr="004F08DA">
        <w:t xml:space="preserve"> zu sehen.</w:t>
      </w:r>
      <w:r w:rsidR="00E80A48" w:rsidRPr="004F08DA">
        <w:t xml:space="preserve"> Dabei ist der Baustein mit der Adresse x77 adressiert</w:t>
      </w:r>
      <w:r w:rsidR="00FA2F4B" w:rsidRPr="004F08DA">
        <w:t xml:space="preserve"> und es werden alle 200 ms die Werte erfasst, da diese für das Projekt keine besonders hohe Dringlichkeit besitzt.</w:t>
      </w:r>
    </w:p>
    <w:p w14:paraId="65DECAE7" w14:textId="77777777" w:rsidR="004373DB" w:rsidRDefault="004373DB" w:rsidP="00F7540A">
      <w:pPr>
        <w:pStyle w:val="Text"/>
      </w:pPr>
      <w:r>
        <w:rPr>
          <w:noProof/>
        </w:rPr>
        <w:lastRenderedPageBreak/>
        <w:drawing>
          <wp:inline distT="0" distB="0" distL="0" distR="0" wp14:anchorId="395F1CC1" wp14:editId="10DEEB23">
            <wp:extent cx="5762625" cy="2924175"/>
            <wp:effectExtent l="0" t="0" r="9525" b="9525"/>
            <wp:docPr id="31" name="Grafik 31" descr="C:\Users\Jan\Documents\Grundlagen der Messtechnik mit Labview\LabVIEW-Kaffemaschine\Weitere Dokumente\Bilder\BM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Documents\Grundlagen der Messtechnik mit Labview\LabVIEW-Kaffemaschine\Weitere Dokumente\Bilder\BME28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24175"/>
                    </a:xfrm>
                    <a:prstGeom prst="rect">
                      <a:avLst/>
                    </a:prstGeom>
                    <a:noFill/>
                    <a:ln>
                      <a:noFill/>
                    </a:ln>
                  </pic:spPr>
                </pic:pic>
              </a:graphicData>
            </a:graphic>
          </wp:inline>
        </w:drawing>
      </w:r>
    </w:p>
    <w:p w14:paraId="2F1AFCC0" w14:textId="1BC65453" w:rsidR="004373DB" w:rsidRPr="00D14FFC" w:rsidRDefault="004373DB" w:rsidP="004373DB">
      <w:pPr>
        <w:pStyle w:val="Beschriftung"/>
        <w:jc w:val="center"/>
      </w:pPr>
      <w:bookmarkStart w:id="46" w:name="_Ref205363"/>
      <w:r>
        <w:t xml:space="preserve">Abbildung </w:t>
      </w:r>
      <w:r>
        <w:rPr>
          <w:noProof/>
        </w:rPr>
        <w:fldChar w:fldCharType="begin"/>
      </w:r>
      <w:r>
        <w:rPr>
          <w:noProof/>
        </w:rPr>
        <w:instrText xml:space="preserve"> SEQ Abbildung \* ARABIC </w:instrText>
      </w:r>
      <w:r>
        <w:rPr>
          <w:noProof/>
        </w:rPr>
        <w:fldChar w:fldCharType="separate"/>
      </w:r>
      <w:r w:rsidR="00EE5698">
        <w:rPr>
          <w:noProof/>
        </w:rPr>
        <w:t>17</w:t>
      </w:r>
      <w:r>
        <w:rPr>
          <w:noProof/>
        </w:rPr>
        <w:fldChar w:fldCharType="end"/>
      </w:r>
      <w:bookmarkEnd w:id="46"/>
      <w:r>
        <w:t>: Auslesen des BME280 Sensors</w:t>
      </w:r>
    </w:p>
    <w:p w14:paraId="1786F0A4" w14:textId="77777777" w:rsidR="00BE3266" w:rsidRDefault="00BE3266" w:rsidP="00BE3266">
      <w:pPr>
        <w:pStyle w:val="Text"/>
      </w:pPr>
    </w:p>
    <w:p w14:paraId="5F201C74" w14:textId="107D9974" w:rsidR="001E5ACF" w:rsidRDefault="00E34EC5" w:rsidP="00BE3266">
      <w:pPr>
        <w:pStyle w:val="Text"/>
      </w:pPr>
      <w:r>
        <w:t>Neben dem BME280 sendet auch der NFC-Sensor seine Daten per I</w:t>
      </w:r>
      <w:r>
        <w:rPr>
          <w:vertAlign w:val="superscript"/>
        </w:rPr>
        <w:t>2</w:t>
      </w:r>
      <w:r>
        <w:t xml:space="preserve">C-Bus an den myRIO. </w:t>
      </w:r>
      <w:r w:rsidR="00A039E6">
        <w:t>Leider konnten wir die NFC VI nicht aktiv in unser Projekt einbinden, da unser NFC Leser keine zuverlässigen Daten lieferte. Die VI ist zwar in das Projekt eingebunden, allerdings dauerhaf</w:t>
      </w:r>
      <w:r w:rsidR="00A91ECC">
        <w:t xml:space="preserve">t deaktiviert (siehe </w:t>
      </w:r>
      <w:r w:rsidR="00A91ECC">
        <w:fldChar w:fldCharType="begin"/>
      </w:r>
      <w:r w:rsidR="00A91ECC">
        <w:instrText xml:space="preserve"> REF _Ref292176 \h </w:instrText>
      </w:r>
      <w:r w:rsidR="00A91ECC">
        <w:fldChar w:fldCharType="separate"/>
      </w:r>
      <w:r w:rsidR="00EE5698">
        <w:t xml:space="preserve">Abbildung </w:t>
      </w:r>
      <w:r w:rsidR="00EE5698">
        <w:rPr>
          <w:noProof/>
        </w:rPr>
        <w:t>18</w:t>
      </w:r>
      <w:r w:rsidR="00A91ECC">
        <w:fldChar w:fldCharType="end"/>
      </w:r>
      <w:r w:rsidR="00A039E6">
        <w:t xml:space="preserve">). Das Problem mit unserer NFC VI war, dass diese zwar eine aufgelegte NFC Karte erkennt, aber nur etwa in 1/30 der Sekunden und diese 1/30 auch nicht regelmäßig verteilt sind. Das bedeutet mal wurde die Karte mehrere Minuten nacheinander nicht erkannt. Wir fanden das war ein nicht nachvollziehbarer Fehler, den wir selbst mit der Verwendung von Sonden nicht verstanden haben. Wir sind allerdings der Meinung, dass unsere VI an sich richtig implementiert </w:t>
      </w:r>
      <w:del w:id="47" w:author="Autor" w:date="2019-02-06T08:32:00Z">
        <w:r w:rsidR="00A039E6" w:rsidDel="0030390A">
          <w:delText xml:space="preserve">wird </w:delText>
        </w:r>
      </w:del>
      <w:ins w:id="48" w:author="Autor" w:date="2019-02-06T08:32:00Z">
        <w:r w:rsidR="0030390A">
          <w:t xml:space="preserve">ist </w:t>
        </w:r>
      </w:ins>
      <w:r w:rsidR="00A039E6">
        <w:t xml:space="preserve">und auch insbesondere innerhalb unsere </w:t>
      </w:r>
      <w:r w:rsidR="00BE3266">
        <w:t>I</w:t>
      </w:r>
      <w:r w:rsidR="00BE3266">
        <w:rPr>
          <w:vertAlign w:val="superscript"/>
        </w:rPr>
        <w:t>2</w:t>
      </w:r>
      <w:r w:rsidR="00BE3266">
        <w:t>C</w:t>
      </w:r>
      <w:r w:rsidR="00A039E6">
        <w:t xml:space="preserve"> Struktur korrekt eingebunden</w:t>
      </w:r>
      <w:del w:id="49" w:author="Autor" w:date="2019-02-06T08:32:00Z">
        <w:r w:rsidR="00A039E6" w:rsidDel="0030390A">
          <w:delText xml:space="preserve"> ist</w:delText>
        </w:r>
      </w:del>
      <w:r w:rsidR="00A039E6">
        <w:t>.</w:t>
      </w:r>
    </w:p>
    <w:p w14:paraId="5C394B26" w14:textId="77777777" w:rsidR="00EA5AAD" w:rsidRDefault="001E5ACF" w:rsidP="00EA5AAD">
      <w:pPr>
        <w:pStyle w:val="ISTextkrper"/>
        <w:keepNext/>
        <w:jc w:val="center"/>
      </w:pPr>
      <w:r>
        <w:rPr>
          <w:noProof/>
        </w:rPr>
        <w:lastRenderedPageBreak/>
        <w:drawing>
          <wp:inline distT="0" distB="0" distL="0" distR="0" wp14:anchorId="4B5BA3A9" wp14:editId="1F52C422">
            <wp:extent cx="5111087" cy="3382975"/>
            <wp:effectExtent l="0" t="0" r="0" b="825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TMainV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4140" cy="3384996"/>
                    </a:xfrm>
                    <a:prstGeom prst="rect">
                      <a:avLst/>
                    </a:prstGeom>
                  </pic:spPr>
                </pic:pic>
              </a:graphicData>
            </a:graphic>
          </wp:inline>
        </w:drawing>
      </w:r>
    </w:p>
    <w:p w14:paraId="3FF09EE2" w14:textId="7BA1C20D" w:rsidR="001E5ACF" w:rsidRDefault="00EA5AAD" w:rsidP="00B95352">
      <w:pPr>
        <w:pStyle w:val="Beschriftung"/>
        <w:spacing w:before="240"/>
        <w:jc w:val="center"/>
        <w:rPr>
          <w:noProof/>
        </w:rPr>
      </w:pPr>
      <w:bookmarkStart w:id="50" w:name="_Ref292176"/>
      <w:r>
        <w:t xml:space="preserve">Abbildung </w:t>
      </w:r>
      <w:fldSimple w:instr=" SEQ Abbildung \* ARABIC ">
        <w:r w:rsidR="00EE5698">
          <w:rPr>
            <w:noProof/>
          </w:rPr>
          <w:t>18</w:t>
        </w:r>
      </w:fldSimple>
      <w:bookmarkEnd w:id="50"/>
      <w:r w:rsidR="00E32BE2">
        <w:rPr>
          <w:noProof/>
        </w:rPr>
        <w:t>: Darstellung Main.vi</w:t>
      </w:r>
    </w:p>
    <w:p w14:paraId="74427F49" w14:textId="77777777" w:rsidR="00B95352" w:rsidRPr="00B95352" w:rsidRDefault="00B95352" w:rsidP="00B95352">
      <w:pPr>
        <w:pStyle w:val="ISTextkrper"/>
      </w:pPr>
    </w:p>
    <w:p w14:paraId="28A69AE4" w14:textId="53CC8977" w:rsidR="00747384" w:rsidRDefault="00B57A88" w:rsidP="00747384">
      <w:pPr>
        <w:pStyle w:val="berschrift3"/>
      </w:pPr>
      <w:r>
        <w:t>Drucksensor</w:t>
      </w:r>
    </w:p>
    <w:p w14:paraId="54052002" w14:textId="1BCBC940" w:rsidR="004373DB" w:rsidRDefault="004373DB" w:rsidP="00F7540A">
      <w:pPr>
        <w:pStyle w:val="Text"/>
      </w:pPr>
      <w:r>
        <w:t xml:space="preserve">Auch ist in der Kaffeemaschine ein Drucksensor eingebaut, welcher den Druck des Wassers nach dem Magnetventil von der Heizung erfasst. Über diesen kann dann </w:t>
      </w:r>
      <w:del w:id="51" w:author="Autor" w:date="2019-02-06T08:36:00Z">
        <w:r w:rsidDel="00C42D4B">
          <w:delText>zurück</w:delText>
        </w:r>
      </w:del>
      <w:r>
        <w:t>geschlossen werden, wie stark das Kaffeepulver im Siebträger gepresst ist. Auch kann dieser als</w:t>
      </w:r>
      <w:del w:id="52" w:author="Autor" w:date="2019-02-06T08:36:00Z">
        <w:r w:rsidDel="00C42D4B">
          <w:delText xml:space="preserve"> ein</w:delText>
        </w:r>
      </w:del>
      <w:r>
        <w:t xml:space="preserve"> Kontrollsensor verwendet werden, da</w:t>
      </w:r>
      <w:del w:id="53" w:author="Autor" w:date="2019-02-06T08:36:00Z">
        <w:r w:rsidDel="00C42D4B">
          <w:delText xml:space="preserve"> dieser </w:delText>
        </w:r>
      </w:del>
      <w:r>
        <w:t>beispielsweise einen Druckabfall bei Leck im Rohrsystem detektieren kann. Der Sensor gibt dabei proportional zum Druck eine Spannung aus</w:t>
      </w:r>
      <w:r w:rsidR="0036134C">
        <w:t>,</w:t>
      </w:r>
      <w:r>
        <w:t xml:space="preserve"> welche</w:t>
      </w:r>
      <w:del w:id="54" w:author="Autor" w:date="2019-02-06T08:36:00Z">
        <w:r w:rsidDel="00C42D4B">
          <w:delText xml:space="preserve"> dann </w:delText>
        </w:r>
      </w:del>
      <w:r>
        <w:t>über einen analogen Input des myRIOs gemessen werden kann. Der Spannungsbereich liegt dabei zwischen 0,5 V für 0 psi und 4 V 100 psi Druck. Um</w:t>
      </w:r>
      <w:del w:id="55" w:author="Autor" w:date="2019-02-06T08:37:00Z">
        <w:r w:rsidDel="00C42D4B">
          <w:delText xml:space="preserve"> somit </w:delText>
        </w:r>
      </w:del>
      <w:r>
        <w:t>auf den tatsächlichen Druck zu schließen, wird die gemessene</w:t>
      </w:r>
      <w:bookmarkStart w:id="56" w:name="_GoBack"/>
      <w:bookmarkEnd w:id="56"/>
      <w:r>
        <w:t xml:space="preserve"> Spannung über die nachstehende Formel in einen Wert für den Druck umgerechnet.</w:t>
      </w:r>
    </w:p>
    <w:p w14:paraId="63A9C6A3" w14:textId="77777777" w:rsidR="004373DB" w:rsidRDefault="004373DB" w:rsidP="00F7540A">
      <w:pPr>
        <w:pStyle w:val="Text"/>
      </w:pPr>
      <m:oMathPara>
        <m:oMath>
          <m:r>
            <w:rPr>
              <w:rFonts w:ascii="Cambria Math" w:hAnsi="Cambria Math"/>
            </w:rPr>
            <m:t>p</m:t>
          </m:r>
          <m:r>
            <m:rPr>
              <m:sty m:val="p"/>
            </m:rPr>
            <w:rPr>
              <w:rFonts w:ascii="Cambria Math" w:hAnsi="Cambria Math"/>
            </w:rPr>
            <m:t xml:space="preserve">=28,571 ∙ </m:t>
          </m:r>
          <m:r>
            <w:rPr>
              <w:rFonts w:ascii="Cambria Math" w:hAnsi="Cambria Math"/>
            </w:rPr>
            <m:t>U</m:t>
          </m:r>
          <m:r>
            <m:rPr>
              <m:sty m:val="p"/>
            </m:rPr>
            <w:rPr>
              <w:rFonts w:ascii="Cambria Math" w:hAnsi="Cambria Math"/>
            </w:rPr>
            <m:t>-14,285</m:t>
          </m:r>
        </m:oMath>
      </m:oMathPara>
    </w:p>
    <w:p w14:paraId="34155C0E" w14:textId="5649C670" w:rsidR="00B74DB0" w:rsidRDefault="004373DB" w:rsidP="00F7540A">
      <w:pPr>
        <w:pStyle w:val="Text"/>
      </w:pPr>
      <w:r>
        <w:t xml:space="preserve">Dies ist auch im Code so berücksichtig, was in </w:t>
      </w:r>
      <w:r>
        <w:fldChar w:fldCharType="begin"/>
      </w:r>
      <w:r>
        <w:instrText xml:space="preserve"> REF _Ref120320 \h </w:instrText>
      </w:r>
      <w:r>
        <w:fldChar w:fldCharType="separate"/>
      </w:r>
      <w:r w:rsidR="00EE5698">
        <w:t xml:space="preserve">Abbildung </w:t>
      </w:r>
      <w:r w:rsidR="00EE5698">
        <w:rPr>
          <w:noProof/>
        </w:rPr>
        <w:t>19</w:t>
      </w:r>
      <w:r>
        <w:fldChar w:fldCharType="end"/>
      </w:r>
      <w:r>
        <w:t xml:space="preserve"> zu sehen ist. Anschließend wird der Wert in eine globale Variable geschrieben.</w:t>
      </w:r>
    </w:p>
    <w:p w14:paraId="5E49E820" w14:textId="77777777" w:rsidR="005D4539" w:rsidRDefault="005D4539" w:rsidP="00F7540A">
      <w:pPr>
        <w:pStyle w:val="Text"/>
      </w:pPr>
      <w:r>
        <w:rPr>
          <w:noProof/>
        </w:rPr>
        <w:lastRenderedPageBreak/>
        <w:drawing>
          <wp:inline distT="0" distB="0" distL="0" distR="0" wp14:anchorId="348383DD" wp14:editId="2C576DD2">
            <wp:extent cx="5762625" cy="2009775"/>
            <wp:effectExtent l="0" t="0" r="9525" b="9525"/>
            <wp:docPr id="8" name="Grafik 8" descr="C:\Users\Jan\Documents\Grundlagen der Messtechnik mit Labview\LabVIEW-Kaffemaschine\Weitere Dokumente\Bilder\Druck Was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Documents\Grundlagen der Messtechnik mit Labview\LabVIEW-Kaffemaschine\Weitere Dokumente\Bilder\Druck Was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009775"/>
                    </a:xfrm>
                    <a:prstGeom prst="rect">
                      <a:avLst/>
                    </a:prstGeom>
                    <a:noFill/>
                    <a:ln>
                      <a:noFill/>
                    </a:ln>
                  </pic:spPr>
                </pic:pic>
              </a:graphicData>
            </a:graphic>
          </wp:inline>
        </w:drawing>
      </w:r>
    </w:p>
    <w:p w14:paraId="023CD120" w14:textId="3CF9BAFA" w:rsidR="005D4539" w:rsidRDefault="005D4539" w:rsidP="005D4539">
      <w:pPr>
        <w:pStyle w:val="Beschriftung"/>
        <w:jc w:val="center"/>
      </w:pPr>
      <w:bookmarkStart w:id="57" w:name="_Ref120320"/>
      <w:r>
        <w:t xml:space="preserve">Abbildung </w:t>
      </w:r>
      <w:r w:rsidR="001E5ACF">
        <w:rPr>
          <w:noProof/>
        </w:rPr>
        <w:fldChar w:fldCharType="begin"/>
      </w:r>
      <w:r w:rsidR="001E5ACF">
        <w:rPr>
          <w:noProof/>
        </w:rPr>
        <w:instrText xml:space="preserve"> SEQ Abbildung \* ARABIC </w:instrText>
      </w:r>
      <w:r w:rsidR="001E5ACF">
        <w:rPr>
          <w:noProof/>
        </w:rPr>
        <w:fldChar w:fldCharType="separate"/>
      </w:r>
      <w:r w:rsidR="00EE5698">
        <w:rPr>
          <w:noProof/>
        </w:rPr>
        <w:t>19</w:t>
      </w:r>
      <w:r w:rsidR="001E5ACF">
        <w:rPr>
          <w:noProof/>
        </w:rPr>
        <w:fldChar w:fldCharType="end"/>
      </w:r>
      <w:bookmarkEnd w:id="57"/>
      <w:r>
        <w:t>: Auswertung Drucksensor</w:t>
      </w:r>
    </w:p>
    <w:p w14:paraId="328ACA70" w14:textId="77777777" w:rsidR="000A19C2" w:rsidRPr="000A19C2" w:rsidRDefault="000A19C2" w:rsidP="000A19C2">
      <w:pPr>
        <w:pStyle w:val="ISTextkrper"/>
      </w:pPr>
    </w:p>
    <w:p w14:paraId="119FB1A9" w14:textId="33CB6CCD" w:rsidR="00B74DB0" w:rsidRDefault="00B74DB0" w:rsidP="00B74DB0">
      <w:pPr>
        <w:pStyle w:val="berschrift3"/>
      </w:pPr>
      <w:r>
        <w:t>Durchflussmesser</w:t>
      </w:r>
    </w:p>
    <w:p w14:paraId="370549B6" w14:textId="42094C40" w:rsidR="004373DB" w:rsidRDefault="004373DB" w:rsidP="00F7540A">
      <w:pPr>
        <w:pStyle w:val="Text"/>
      </w:pPr>
      <w:r w:rsidRPr="007A0FF0">
        <w:t>Neben den genannten Sensoren ist ein Durchflussmesser in der Kaffeemaschine eingebaut</w:t>
      </w:r>
      <w:r w:rsidR="00D05A8B">
        <w:t>,</w:t>
      </w:r>
      <w:r w:rsidRPr="007A0FF0">
        <w:t xml:space="preserve"> um den Durchfluss und damit die Wassermenge bei einem Brühvorgang zu erfassen. Dabei wird mittels einer Messturbine und einem Hall-Sensor zu</w:t>
      </w:r>
      <w:ins w:id="58" w:author="Autor" w:date="2019-02-06T08:37:00Z">
        <w:r w:rsidR="00BB5398">
          <w:t>r</w:t>
        </w:r>
      </w:ins>
      <w:r w:rsidRPr="007A0FF0">
        <w:t xml:space="preserve"> Erfassung der Drehzahl der Turbine der Durchfluss gemessen. </w:t>
      </w:r>
      <w:r w:rsidR="00B654F9">
        <w:t>Es</w:t>
      </w:r>
      <w:r w:rsidRPr="007A0FF0">
        <w:t xml:space="preserve"> wird ein Encoder</w:t>
      </w:r>
      <w:ins w:id="59" w:author="Autor" w:date="2019-02-06T08:38:00Z">
        <w:r w:rsidR="00BB5398">
          <w:t>-</w:t>
        </w:r>
      </w:ins>
      <w:del w:id="60" w:author="Autor" w:date="2019-02-06T08:38:00Z">
        <w:r w:rsidRPr="007A0FF0" w:rsidDel="00BB5398">
          <w:delText>s</w:delText>
        </w:r>
      </w:del>
      <w:ins w:id="61" w:author="Autor" w:date="2019-02-06T08:38:00Z">
        <w:r w:rsidR="00BB5398">
          <w:t>S</w:t>
        </w:r>
      </w:ins>
      <w:r w:rsidRPr="007A0FF0">
        <w:t>ignal generiert</w:t>
      </w:r>
      <w:r w:rsidR="00B654F9">
        <w:t>,</w:t>
      </w:r>
      <w:r w:rsidRPr="007A0FF0">
        <w:t xml:space="preserve"> welches Impulse proportional zum Durchfluss ausgibt.</w:t>
      </w:r>
      <w:ins w:id="62" w:author="Autor" w:date="2019-02-06T08:38:00Z">
        <w:r w:rsidR="00BB5398">
          <w:t xml:space="preserve"> Etwa</w:t>
        </w:r>
      </w:ins>
      <w:del w:id="63" w:author="Autor" w:date="2019-02-06T08:38:00Z">
        <w:r w:rsidRPr="007A0FF0" w:rsidDel="00BB5398">
          <w:delText xml:space="preserve"> </w:delText>
        </w:r>
        <w:r w:rsidR="006F1A3C" w:rsidDel="00BB5398">
          <w:delText>Ca.</w:delText>
        </w:r>
      </w:del>
      <w:r w:rsidRPr="007A0FF0">
        <w:t xml:space="preserve"> 20000 Impulsen </w:t>
      </w:r>
      <w:r w:rsidR="006F1A3C">
        <w:t>entsprechen</w:t>
      </w:r>
      <w:del w:id="64" w:author="Autor" w:date="2019-02-06T08:38:00Z">
        <w:r w:rsidR="006F1A3C" w:rsidDel="00BB5398">
          <w:delText>d</w:delText>
        </w:r>
      </w:del>
      <w:r w:rsidR="006F1A3C">
        <w:t xml:space="preserve"> </w:t>
      </w:r>
      <w:r w:rsidRPr="007A0FF0">
        <w:t xml:space="preserve">einem Durchfluss </w:t>
      </w:r>
      <w:del w:id="65" w:author="Autor" w:date="2019-02-06T08:39:00Z">
        <w:r w:rsidRPr="007A0FF0" w:rsidDel="00BB5398">
          <w:delText>von einem Liter</w:delText>
        </w:r>
      </w:del>
      <w:ins w:id="66" w:author="Autor" w:date="2019-02-06T08:39:00Z">
        <w:r w:rsidR="00BB5398" w:rsidRPr="007A0FF0">
          <w:t>eines Liters</w:t>
        </w:r>
      </w:ins>
      <w:r w:rsidRPr="007A0FF0">
        <w:t xml:space="preserve"> Was</w:t>
      </w:r>
      <w:r w:rsidR="00F3746F">
        <w:t xml:space="preserve">ser. In der Software wird </w:t>
      </w:r>
      <w:r w:rsidRPr="007A0FF0">
        <w:t xml:space="preserve">zunächst </w:t>
      </w:r>
      <w:del w:id="67" w:author="Autor" w:date="2019-02-06T08:38:00Z">
        <w:r w:rsidRPr="007A0FF0" w:rsidDel="00BB5398">
          <w:delText xml:space="preserve">eine </w:delText>
        </w:r>
      </w:del>
      <w:ins w:id="68" w:author="Autor" w:date="2019-02-06T08:38:00Z">
        <w:r w:rsidR="00BB5398">
          <w:t>die</w:t>
        </w:r>
        <w:r w:rsidR="00BB5398" w:rsidRPr="007A0FF0">
          <w:t xml:space="preserve"> </w:t>
        </w:r>
      </w:ins>
      <w:r w:rsidRPr="007A0FF0">
        <w:t>Erkennung einer positiven Flanke durchgeführt</w:t>
      </w:r>
      <w:r w:rsidR="00AA6890">
        <w:t>,</w:t>
      </w:r>
      <w:r w:rsidRPr="007A0FF0">
        <w:t xml:space="preserve"> um einen Im</w:t>
      </w:r>
      <w:r>
        <w:t>puls zu detektieren.</w:t>
      </w:r>
      <w:r w:rsidRPr="007A0FF0">
        <w:t xml:space="preserve"> </w:t>
      </w:r>
      <w:r>
        <w:t xml:space="preserve">Anschließend wird mittels eines Shift-Registers die </w:t>
      </w:r>
      <w:ins w:id="69" w:author="Autor" w:date="2019-02-06T08:39:00Z">
        <w:r w:rsidR="00BB5398">
          <w:t xml:space="preserve">Anzahl der </w:t>
        </w:r>
      </w:ins>
      <w:r>
        <w:t xml:space="preserve">detektierten Impulse gezählt und in der globalen Variablen Flow_Counter gespeichert. </w:t>
      </w:r>
      <w:r w:rsidRPr="007A0FF0">
        <w:t xml:space="preserve">Von diesem Wert wird dann ein Offset abgezogen, welches </w:t>
      </w:r>
      <w:r w:rsidR="00D3313A">
        <w:t>ein Kalibrieren auf Umgebungsdruck ermöglicht</w:t>
      </w:r>
      <w:r w:rsidRPr="007A0FF0">
        <w:t>. Anschließen wird der Wert durch 20 geteilt</w:t>
      </w:r>
      <w:r w:rsidR="00161058">
        <w:t>,</w:t>
      </w:r>
      <w:r w:rsidRPr="007A0FF0">
        <w:t xml:space="preserve"> um auf die durchgeflossene Menge in Millilitern zu schließen. </w:t>
      </w:r>
      <w:del w:id="70" w:author="Autor" w:date="2019-02-06T08:39:00Z">
        <w:r w:rsidRPr="007A0FF0" w:rsidDel="00BB5398">
          <w:delText xml:space="preserve">Abschließend </w:delText>
        </w:r>
      </w:del>
      <w:ins w:id="71" w:author="Autor" w:date="2019-02-06T08:39:00Z">
        <w:r w:rsidR="00BB5398">
          <w:t>Dann</w:t>
        </w:r>
        <w:r w:rsidR="00BB5398" w:rsidRPr="007A0FF0">
          <w:t xml:space="preserve"> </w:t>
        </w:r>
      </w:ins>
      <w:r w:rsidRPr="007A0FF0">
        <w:t xml:space="preserve">wird dieser Wert </w:t>
      </w:r>
      <w:del w:id="72" w:author="Autor" w:date="2019-02-06T08:39:00Z">
        <w:r w:rsidRPr="007A0FF0" w:rsidDel="00BB5398">
          <w:delText xml:space="preserve">nochmals </w:delText>
        </w:r>
      </w:del>
      <w:r w:rsidRPr="007A0FF0">
        <w:t xml:space="preserve">über einen Faktor an die reale Durchflussmenge angepasst. Dabei wurde </w:t>
      </w:r>
      <w:del w:id="73" w:author="Autor" w:date="2019-02-06T08:39:00Z">
        <w:r w:rsidRPr="007A0FF0" w:rsidDel="00BB5398">
          <w:delText>mittels mehreren Versuchen</w:delText>
        </w:r>
      </w:del>
      <w:ins w:id="74" w:author="Autor" w:date="2019-02-06T08:39:00Z">
        <w:r w:rsidR="00BB5398" w:rsidRPr="007A0FF0">
          <w:t>mittels mehrerer Versuche</w:t>
        </w:r>
      </w:ins>
      <w:r w:rsidRPr="007A0FF0">
        <w:t xml:space="preserve"> und Messungen mit Messbechern probiert, den realen Durchfluss möglichst </w:t>
      </w:r>
      <w:del w:id="75" w:author="Autor" w:date="2019-02-06T08:40:00Z">
        <w:r w:rsidRPr="007A0FF0" w:rsidDel="00BB5398">
          <w:delText xml:space="preserve">nah </w:delText>
        </w:r>
      </w:del>
      <w:ins w:id="76" w:author="Autor" w:date="2019-02-06T08:40:00Z">
        <w:r w:rsidR="00BB5398">
          <w:t>gut</w:t>
        </w:r>
        <w:r w:rsidR="00BB5398" w:rsidRPr="007A0FF0">
          <w:t xml:space="preserve"> </w:t>
        </w:r>
      </w:ins>
      <w:r w:rsidRPr="007A0FF0">
        <w:t xml:space="preserve">zu erfassen. </w:t>
      </w:r>
      <w:r w:rsidR="009301F9">
        <w:t xml:space="preserve">Außerdem </w:t>
      </w:r>
      <w:r w:rsidRPr="007A0FF0">
        <w:t>wird auch berücksichtigt, dass bei einer Tasse von ca. 100 ml bei einer Brühzeit von ca. 20 s alle 10</w:t>
      </w:r>
      <w:del w:id="77" w:author="Autor" w:date="2019-02-06T08:40:00Z">
        <w:r w:rsidRPr="007A0FF0" w:rsidDel="00BB5398">
          <w:delText xml:space="preserve"> </w:delText>
        </w:r>
      </w:del>
      <w:r w:rsidRPr="007A0FF0">
        <w:t>ms ein Impuls erfasst werden muss, um eine realitätsnahe Durchflusserfassung zu ermöglichen.</w:t>
      </w:r>
      <w:r>
        <w:t xml:space="preserve"> Der Wert wird dann in der globalen Variablen Current_Volume (ml) gespeichert. Nach einem Brühvorgang wird die Variable </w:t>
      </w:r>
      <w:r w:rsidR="002A1492">
        <w:t>Current_Volume (ml)</w:t>
      </w:r>
      <w:r w:rsidR="00AE55E0">
        <w:t xml:space="preserve"> über die Variable Flow_Counter_Offset zu Null </w:t>
      </w:r>
      <w:r>
        <w:t>zurückgesetzt.</w:t>
      </w:r>
      <w:r w:rsidRPr="007A0FF0">
        <w:t xml:space="preserve"> Der Code ist in </w:t>
      </w:r>
      <w:r>
        <w:fldChar w:fldCharType="begin"/>
      </w:r>
      <w:r>
        <w:instrText xml:space="preserve"> REF _Ref122298 \h </w:instrText>
      </w:r>
      <w:r>
        <w:fldChar w:fldCharType="separate"/>
      </w:r>
      <w:r w:rsidR="00EE5698">
        <w:t xml:space="preserve">Abbildung </w:t>
      </w:r>
      <w:r w:rsidR="00EE5698">
        <w:rPr>
          <w:noProof/>
        </w:rPr>
        <w:t>20</w:t>
      </w:r>
      <w:r>
        <w:fldChar w:fldCharType="end"/>
      </w:r>
      <w:r>
        <w:t xml:space="preserve"> zu sehen.</w:t>
      </w:r>
    </w:p>
    <w:p w14:paraId="66772004" w14:textId="77777777" w:rsidR="007A0FF0" w:rsidRDefault="007A0FF0" w:rsidP="00222FDA">
      <w:pPr>
        <w:pStyle w:val="Text"/>
        <w:jc w:val="center"/>
      </w:pPr>
      <w:r>
        <w:rPr>
          <w:noProof/>
        </w:rPr>
        <w:lastRenderedPageBreak/>
        <w:drawing>
          <wp:inline distT="0" distB="0" distL="0" distR="0" wp14:anchorId="0A79D79F" wp14:editId="47BFE6F7">
            <wp:extent cx="6120000" cy="376073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Documents\Grundlagen der Messtechnik mit Labview\LabVIEW-Kaffemaschine\Weitere Dokumente\Bilder\Durchflu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0000" cy="3760737"/>
                    </a:xfrm>
                    <a:prstGeom prst="rect">
                      <a:avLst/>
                    </a:prstGeom>
                    <a:noFill/>
                    <a:ln>
                      <a:noFill/>
                    </a:ln>
                  </pic:spPr>
                </pic:pic>
              </a:graphicData>
            </a:graphic>
          </wp:inline>
        </w:drawing>
      </w:r>
    </w:p>
    <w:p w14:paraId="6DB2B9D5" w14:textId="116B42B9" w:rsidR="00B74DB0" w:rsidRDefault="007A0FF0" w:rsidP="007A0FF0">
      <w:pPr>
        <w:pStyle w:val="Beschriftung"/>
        <w:jc w:val="center"/>
      </w:pPr>
      <w:bookmarkStart w:id="78" w:name="_Ref122298"/>
      <w:r>
        <w:t xml:space="preserve">Abbildung </w:t>
      </w:r>
      <w:r w:rsidR="001E5ACF">
        <w:rPr>
          <w:noProof/>
        </w:rPr>
        <w:fldChar w:fldCharType="begin"/>
      </w:r>
      <w:r w:rsidR="001E5ACF">
        <w:rPr>
          <w:noProof/>
        </w:rPr>
        <w:instrText xml:space="preserve"> SEQ Abbildung \* ARABIC </w:instrText>
      </w:r>
      <w:r w:rsidR="001E5ACF">
        <w:rPr>
          <w:noProof/>
        </w:rPr>
        <w:fldChar w:fldCharType="separate"/>
      </w:r>
      <w:r w:rsidR="00EE5698">
        <w:rPr>
          <w:noProof/>
        </w:rPr>
        <w:t>20</w:t>
      </w:r>
      <w:r w:rsidR="001E5ACF">
        <w:rPr>
          <w:noProof/>
        </w:rPr>
        <w:fldChar w:fldCharType="end"/>
      </w:r>
      <w:bookmarkEnd w:id="78"/>
      <w:r>
        <w:t>: Auswertung des Durchflussmessers</w:t>
      </w:r>
    </w:p>
    <w:p w14:paraId="41CF5EA1" w14:textId="77777777" w:rsidR="007A0FF0" w:rsidRDefault="007A0FF0" w:rsidP="00F7540A">
      <w:pPr>
        <w:pStyle w:val="Text"/>
      </w:pPr>
    </w:p>
    <w:p w14:paraId="0C1DB0B7" w14:textId="77777777" w:rsidR="00B74DB0" w:rsidRDefault="00B74DB0" w:rsidP="00F7540A">
      <w:pPr>
        <w:pStyle w:val="Text"/>
      </w:pPr>
    </w:p>
    <w:p w14:paraId="6E416C17" w14:textId="2FD15103" w:rsidR="003C3094" w:rsidRDefault="0065698E" w:rsidP="00F7540A">
      <w:pPr>
        <w:pStyle w:val="Text"/>
      </w:pPr>
      <w:r w:rsidRPr="00C43765">
        <w:br w:type="page"/>
      </w:r>
    </w:p>
    <w:p w14:paraId="700B8BFF" w14:textId="5F3A9D48" w:rsidR="003C3094" w:rsidRPr="003413A6" w:rsidRDefault="003C3094" w:rsidP="003C3094">
      <w:pPr>
        <w:pStyle w:val="berschrift1"/>
      </w:pPr>
      <w:r>
        <w:lastRenderedPageBreak/>
        <w:t>Anschluss der Sensorik</w:t>
      </w:r>
    </w:p>
    <w:p w14:paraId="226307CC" w14:textId="77777777" w:rsidR="00E65A63" w:rsidRPr="000B2313" w:rsidRDefault="00E65A63" w:rsidP="00E65A63">
      <w:pPr>
        <w:pStyle w:val="ISTextkrper"/>
      </w:pPr>
    </w:p>
    <w:p w14:paraId="4C2EF407" w14:textId="77777777" w:rsidR="00E65A63" w:rsidRPr="00B1434E" w:rsidRDefault="00E65A63" w:rsidP="00E65A63">
      <w:pPr>
        <w:pStyle w:val="berschrift2"/>
      </w:pPr>
      <w:r w:rsidRPr="00B1434E">
        <w:t>Schaltplan</w:t>
      </w:r>
    </w:p>
    <w:p w14:paraId="60E1D495" w14:textId="77777777" w:rsidR="00EA5AAD" w:rsidRDefault="00573236" w:rsidP="00EA5AAD">
      <w:pPr>
        <w:pStyle w:val="ISTextkrper"/>
        <w:keepNext/>
        <w:jc w:val="center"/>
      </w:pPr>
      <w:r>
        <w:rPr>
          <w:noProof/>
        </w:rPr>
        <w:drawing>
          <wp:inline distT="0" distB="0" distL="0" distR="0" wp14:anchorId="1656B627" wp14:editId="259E5255">
            <wp:extent cx="5336275" cy="50890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altplan.JPG"/>
                    <pic:cNvPicPr/>
                  </pic:nvPicPr>
                  <pic:blipFill>
                    <a:blip r:embed="rId34">
                      <a:extLst>
                        <a:ext uri="{28A0092B-C50C-407E-A947-70E740481C1C}">
                          <a14:useLocalDpi xmlns:a14="http://schemas.microsoft.com/office/drawing/2010/main" val="0"/>
                        </a:ext>
                      </a:extLst>
                    </a:blip>
                    <a:stretch>
                      <a:fillRect/>
                    </a:stretch>
                  </pic:blipFill>
                  <pic:spPr>
                    <a:xfrm>
                      <a:off x="0" y="0"/>
                      <a:ext cx="5485539" cy="5231354"/>
                    </a:xfrm>
                    <a:prstGeom prst="rect">
                      <a:avLst/>
                    </a:prstGeom>
                  </pic:spPr>
                </pic:pic>
              </a:graphicData>
            </a:graphic>
          </wp:inline>
        </w:drawing>
      </w:r>
    </w:p>
    <w:p w14:paraId="40547EFE" w14:textId="217F4A7B" w:rsidR="00E65A63" w:rsidRDefault="00EA5AAD" w:rsidP="00EA5AAD">
      <w:pPr>
        <w:pStyle w:val="Beschriftung"/>
        <w:jc w:val="center"/>
      </w:pPr>
      <w:r>
        <w:t xml:space="preserve">Abbildung </w:t>
      </w:r>
      <w:fldSimple w:instr=" SEQ Abbildung \* ARABIC ">
        <w:r w:rsidR="00EE5698">
          <w:rPr>
            <w:noProof/>
          </w:rPr>
          <w:t>21</w:t>
        </w:r>
      </w:fldSimple>
    </w:p>
    <w:p w14:paraId="5F4B1AEA" w14:textId="3F14C70B" w:rsidR="00573236" w:rsidRDefault="001242F2" w:rsidP="00F7540A">
      <w:pPr>
        <w:pStyle w:val="Text"/>
      </w:pPr>
      <w:r>
        <w:t>Sämtliche Pins des SUB-D-Steckers wurden direkt mit den ihnen zugewiesenen Ports des MXP-Boards verbunden. DIO 2, 3, 8, 9, 10, 12 und 13 wurden parallel über einen 4,7 k</w:t>
      </w:r>
      <w:r>
        <w:rPr>
          <w:rFonts w:ascii="Bell MT" w:hAnsi="Bell MT"/>
        </w:rPr>
        <w:t>Ω</w:t>
      </w:r>
      <w:r>
        <w:t xml:space="preserve"> </w:t>
      </w:r>
      <w:r w:rsidR="00F472A5">
        <w:t>Pulldown-</w:t>
      </w:r>
      <w:r>
        <w:t>Widerstand mit GND verbunden, um undefinierte Zustände zu vermeiden</w:t>
      </w:r>
      <w:r w:rsidR="00F472A5">
        <w:t>.</w:t>
      </w:r>
    </w:p>
    <w:p w14:paraId="70FFC486" w14:textId="418A97AC" w:rsidR="00F472A5" w:rsidRPr="00B1434E" w:rsidRDefault="00F472A5" w:rsidP="00F7540A">
      <w:pPr>
        <w:pStyle w:val="Text"/>
      </w:pPr>
      <w:r>
        <w:t>AI 1 wurde über einen 10 k</w:t>
      </w:r>
      <w:r>
        <w:rPr>
          <w:rFonts w:ascii="Times New Roman" w:hAnsi="Times New Roman"/>
        </w:rPr>
        <w:t>Ω</w:t>
      </w:r>
      <w:r>
        <w:t xml:space="preserve"> Widerstand mit GND verbunden, um einen Spannungsteiler zu re</w:t>
      </w:r>
      <w:r w:rsidR="00763834">
        <w:t>alisieren, der es ermöglicht das</w:t>
      </w:r>
      <w:r>
        <w:t xml:space="preserve"> NTC</w:t>
      </w:r>
      <w:r w:rsidR="00763834">
        <w:t>-</w:t>
      </w:r>
      <w:r w:rsidR="002C3D78">
        <w:t>Element auszuwerten</w:t>
      </w:r>
      <w:r w:rsidR="00527B8A">
        <w:t xml:space="preserve"> (siehe 1.6.4)</w:t>
      </w:r>
      <w:r w:rsidR="002C3D78">
        <w:t>.</w:t>
      </w:r>
    </w:p>
    <w:p w14:paraId="0498B6EF" w14:textId="77777777" w:rsidR="00E65A63" w:rsidRPr="004C1295" w:rsidRDefault="00E65A63" w:rsidP="00E65A63">
      <w:pPr>
        <w:pStyle w:val="berschrift2"/>
      </w:pPr>
      <w:r w:rsidRPr="004C1295">
        <w:lastRenderedPageBreak/>
        <w:t>Steckbrett</w:t>
      </w:r>
    </w:p>
    <w:p w14:paraId="70DFF95A" w14:textId="77777777" w:rsidR="00EA5AAD" w:rsidRDefault="006F7D03" w:rsidP="00EA5AAD">
      <w:pPr>
        <w:pStyle w:val="ISTextkrper"/>
        <w:keepNext/>
        <w:jc w:val="center"/>
      </w:pPr>
      <w:r>
        <w:rPr>
          <w:noProof/>
        </w:rPr>
        <w:drawing>
          <wp:inline distT="0" distB="0" distL="0" distR="0" wp14:anchorId="1B347467" wp14:editId="4A6A9F8A">
            <wp:extent cx="3600000" cy="3316961"/>
            <wp:effectExtent l="0" t="0" r="63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90204_143130.jpg"/>
                    <pic:cNvPicPr/>
                  </pic:nvPicPr>
                  <pic:blipFill rotWithShape="1">
                    <a:blip r:embed="rId35" cstate="print">
                      <a:extLst>
                        <a:ext uri="{28A0092B-C50C-407E-A947-70E740481C1C}">
                          <a14:useLocalDpi xmlns:a14="http://schemas.microsoft.com/office/drawing/2010/main" val="0"/>
                        </a:ext>
                      </a:extLst>
                    </a:blip>
                    <a:srcRect l="22081" r="16874"/>
                    <a:stretch/>
                  </pic:blipFill>
                  <pic:spPr bwMode="auto">
                    <a:xfrm>
                      <a:off x="0" y="0"/>
                      <a:ext cx="3600000" cy="3316961"/>
                    </a:xfrm>
                    <a:prstGeom prst="rect">
                      <a:avLst/>
                    </a:prstGeom>
                    <a:ln>
                      <a:noFill/>
                    </a:ln>
                    <a:extLst>
                      <a:ext uri="{53640926-AAD7-44D8-BBD7-CCE9431645EC}">
                        <a14:shadowObscured xmlns:a14="http://schemas.microsoft.com/office/drawing/2010/main"/>
                      </a:ext>
                    </a:extLst>
                  </pic:spPr>
                </pic:pic>
              </a:graphicData>
            </a:graphic>
          </wp:inline>
        </w:drawing>
      </w:r>
    </w:p>
    <w:p w14:paraId="34815ED1" w14:textId="645D4D15" w:rsidR="002C3D78" w:rsidRDefault="00EA5AAD" w:rsidP="00EA5AAD">
      <w:pPr>
        <w:pStyle w:val="Beschriftung"/>
        <w:jc w:val="center"/>
        <w:rPr>
          <w:noProof/>
        </w:rPr>
      </w:pPr>
      <w:r>
        <w:t xml:space="preserve">Abbildung </w:t>
      </w:r>
      <w:fldSimple w:instr=" SEQ Abbildung \* ARABIC ">
        <w:r w:rsidR="00EE5698">
          <w:rPr>
            <w:noProof/>
          </w:rPr>
          <w:t>22</w:t>
        </w:r>
      </w:fldSimple>
      <w:r w:rsidR="00BC55B4">
        <w:rPr>
          <w:noProof/>
        </w:rPr>
        <w:t>:</w:t>
      </w:r>
      <w:r w:rsidR="003F4B86">
        <w:rPr>
          <w:noProof/>
        </w:rPr>
        <w:t xml:space="preserve"> MXP-Board mit SUB-D Stecker</w:t>
      </w:r>
    </w:p>
    <w:p w14:paraId="0D5816AE" w14:textId="77777777" w:rsidR="003F4B86" w:rsidRPr="003F4B86" w:rsidRDefault="003F4B86" w:rsidP="003F4B86">
      <w:pPr>
        <w:pStyle w:val="ISTextkrper"/>
      </w:pPr>
    </w:p>
    <w:p w14:paraId="6E5238C9" w14:textId="028CD7E3" w:rsidR="002C3D78" w:rsidRPr="00BC55B4" w:rsidRDefault="002C3D78" w:rsidP="00BC55B4">
      <w:pPr>
        <w:pStyle w:val="Text"/>
      </w:pPr>
      <w:r w:rsidRPr="00BC55B4">
        <w:t>Sämtliche SUB-D Pins wurden mittels MXP-Board an Port A des myRIO angeschlossen. Es wurde darauf geachtet, dass die maximale Spannung an den MXP-Ports 5</w:t>
      </w:r>
      <w:r w:rsidR="00BC55B4">
        <w:t xml:space="preserve"> </w:t>
      </w:r>
      <w:r w:rsidRPr="00BC55B4">
        <w:t>V beträgt, um den myRIO nicht zu beschädigen.</w:t>
      </w:r>
      <w:r w:rsidR="00105200" w:rsidRPr="00BC55B4">
        <w:t xml:space="preserve"> Nur auf Pin 10 könnten theoretisch 10 V anliegen. Da Wasser jedoch keine Temperaturen über 100°</w:t>
      </w:r>
      <w:r w:rsidR="00BC55B4">
        <w:t xml:space="preserve"> </w:t>
      </w:r>
      <w:r w:rsidR="00105200" w:rsidRPr="00BC55B4">
        <w:t xml:space="preserve">C annehmen kann, ist die Spannung an diesem Pin auch auf </w:t>
      </w:r>
      <w:r w:rsidR="003D081A">
        <w:br/>
      </w:r>
      <w:r w:rsidR="00105200" w:rsidRPr="00BC55B4">
        <w:t>5</w:t>
      </w:r>
      <w:r w:rsidR="00BC55B4">
        <w:t xml:space="preserve"> </w:t>
      </w:r>
      <w:r w:rsidR="00105200" w:rsidRPr="00BC55B4">
        <w:t>V beschränkt.</w:t>
      </w:r>
    </w:p>
    <w:p w14:paraId="407531ED" w14:textId="77777777" w:rsidR="00EA5AAD" w:rsidRDefault="001242F2" w:rsidP="00EA5AAD">
      <w:pPr>
        <w:pStyle w:val="ISTextkrper"/>
        <w:keepNext/>
        <w:jc w:val="center"/>
      </w:pPr>
      <w:r>
        <w:rPr>
          <w:noProof/>
        </w:rPr>
        <w:lastRenderedPageBreak/>
        <w:drawing>
          <wp:inline distT="0" distB="0" distL="0" distR="0" wp14:anchorId="14645311" wp14:editId="2326A5FC">
            <wp:extent cx="5040000" cy="4972402"/>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nbelegung.JPG"/>
                    <pic:cNvPicPr/>
                  </pic:nvPicPr>
                  <pic:blipFill>
                    <a:blip r:embed="rId36">
                      <a:extLst>
                        <a:ext uri="{28A0092B-C50C-407E-A947-70E740481C1C}">
                          <a14:useLocalDpi xmlns:a14="http://schemas.microsoft.com/office/drawing/2010/main" val="0"/>
                        </a:ext>
                      </a:extLst>
                    </a:blip>
                    <a:stretch>
                      <a:fillRect/>
                    </a:stretch>
                  </pic:blipFill>
                  <pic:spPr>
                    <a:xfrm>
                      <a:off x="0" y="0"/>
                      <a:ext cx="5040000" cy="4972402"/>
                    </a:xfrm>
                    <a:prstGeom prst="rect">
                      <a:avLst/>
                    </a:prstGeom>
                  </pic:spPr>
                </pic:pic>
              </a:graphicData>
            </a:graphic>
          </wp:inline>
        </w:drawing>
      </w:r>
    </w:p>
    <w:p w14:paraId="71AEAE70" w14:textId="74DDB267" w:rsidR="00A35F3B" w:rsidRDefault="00EA5AAD" w:rsidP="00EA5AAD">
      <w:pPr>
        <w:pStyle w:val="Beschriftung"/>
        <w:jc w:val="center"/>
        <w:rPr>
          <w:noProof/>
        </w:rPr>
      </w:pPr>
      <w:r>
        <w:t xml:space="preserve">Abbildung </w:t>
      </w:r>
      <w:fldSimple w:instr=" SEQ Abbildung \* ARABIC ">
        <w:r w:rsidR="00EE5698">
          <w:rPr>
            <w:noProof/>
          </w:rPr>
          <w:t>23</w:t>
        </w:r>
      </w:fldSimple>
      <w:r w:rsidR="00237B00">
        <w:rPr>
          <w:noProof/>
        </w:rPr>
        <w:t>: Pinbelegung des SUB-D Steckers</w:t>
      </w:r>
    </w:p>
    <w:p w14:paraId="2560A532" w14:textId="400C5585" w:rsidR="00C72938" w:rsidRDefault="00C72938" w:rsidP="00C72938">
      <w:pPr>
        <w:pStyle w:val="ISTextkrper"/>
      </w:pPr>
    </w:p>
    <w:p w14:paraId="1D34E225" w14:textId="77777777" w:rsidR="004D2B29" w:rsidRDefault="004D2B29" w:rsidP="004D2B29">
      <w:pPr>
        <w:pStyle w:val="berschrift1"/>
        <w:rPr>
          <w:ins w:id="79" w:author="Autor" w:date="2019-02-06T08:49:00Z"/>
        </w:rPr>
      </w:pPr>
      <w:ins w:id="80" w:author="Autor" w:date="2019-02-06T08:49:00Z">
        <w:r>
          <w:t>Software-seitige Simulation</w:t>
        </w:r>
      </w:ins>
    </w:p>
    <w:p w14:paraId="2CE88FB6" w14:textId="30B062C3" w:rsidR="004D2B29" w:rsidRDefault="004D2B29" w:rsidP="004D2B29">
      <w:pPr>
        <w:pStyle w:val="Text"/>
      </w:pPr>
      <w:ins w:id="81" w:author="Autor" w:date="2019-02-06T08:49:00Z">
        <w:r>
          <w:t xml:space="preserve">Um uns zu ermöglichen unseren Programmcode zu großen Teilen auch ohne </w:t>
        </w:r>
      </w:ins>
      <w:ins w:id="82" w:author="Autor" w:date="2019-02-06T08:50:00Z">
        <w:r>
          <w:t>den Espressomaschinen Prototyp zu testen nutzen wir das Frontpanel unsere globalen Variablen. Durch Deaktiveren mittels einer Bedin</w:t>
        </w:r>
      </w:ins>
      <w:ins w:id="83" w:author="Autor" w:date="2019-02-06T08:51:00Z">
        <w:r>
          <w:t xml:space="preserve">gten Deaktivierungsstruktur kann die VI zu Sensordatenerfassung ausgeschaltet werden. Wir können dann über das Frontpanel der globalen Variablen, diese manuel einstellen und </w:t>
        </w:r>
      </w:ins>
      <w:ins w:id="84" w:author="Autor" w:date="2019-02-06T08:52:00Z">
        <w:r>
          <w:t>verfolgen, zu welchen Reaktionen die Veränderungen führen.</w:t>
        </w:r>
      </w:ins>
    </w:p>
    <w:p w14:paraId="79C9AA81" w14:textId="77777777" w:rsidR="004D2B29" w:rsidRPr="00C72938" w:rsidRDefault="004D2B29" w:rsidP="004D2B29">
      <w:pPr>
        <w:pStyle w:val="Text"/>
      </w:pPr>
    </w:p>
    <w:p w14:paraId="5566E0B1" w14:textId="77777777" w:rsidR="007A26AA" w:rsidRDefault="00C17EAA" w:rsidP="003C3094">
      <w:pPr>
        <w:pStyle w:val="berschrift1"/>
      </w:pPr>
      <w:bookmarkStart w:id="85" w:name="_Ref296071"/>
      <w:r w:rsidRPr="00C17EAA">
        <w:t xml:space="preserve">Datenerfassung und </w:t>
      </w:r>
      <w:r w:rsidR="00725155" w:rsidRPr="00C17EAA">
        <w:t>Auswertung eines Brühzyklus</w:t>
      </w:r>
      <w:bookmarkEnd w:id="85"/>
    </w:p>
    <w:p w14:paraId="71133AE3" w14:textId="457B85B7" w:rsidR="00C72938" w:rsidRPr="00C72938" w:rsidRDefault="006F7D03" w:rsidP="00C72938">
      <w:pPr>
        <w:pStyle w:val="Text"/>
        <w:rPr>
          <w:rFonts w:ascii="Cambria" w:hAnsi="Cambria" w:cs="Cambria"/>
        </w:rPr>
      </w:pPr>
      <w:r w:rsidRPr="00C72938">
        <w:t>Für das</w:t>
      </w:r>
      <w:r w:rsidRPr="00C72938">
        <w:rPr>
          <w:rFonts w:ascii="Cambria" w:hAnsi="Cambria" w:cs="Cambria"/>
        </w:rPr>
        <w:t> </w:t>
      </w:r>
      <w:r w:rsidRPr="00C72938">
        <w:t>Logging</w:t>
      </w:r>
      <w:r w:rsidRPr="00C72938">
        <w:rPr>
          <w:rFonts w:ascii="Cambria" w:hAnsi="Cambria" w:cs="Cambria"/>
        </w:rPr>
        <w:t> </w:t>
      </w:r>
      <w:r w:rsidRPr="00C72938">
        <w:t>des Br</w:t>
      </w:r>
      <w:r w:rsidRPr="00C72938">
        <w:rPr>
          <w:rFonts w:cs="Charter"/>
        </w:rPr>
        <w:t>ü</w:t>
      </w:r>
      <w:r w:rsidRPr="00C72938">
        <w:t>hprozesses haben wir uns f</w:t>
      </w:r>
      <w:r w:rsidRPr="00C72938">
        <w:rPr>
          <w:rFonts w:cs="Charter"/>
        </w:rPr>
        <w:t>ü</w:t>
      </w:r>
      <w:r w:rsidRPr="00C72938">
        <w:t xml:space="preserve">r das Loggen auf dem PC entschieden. </w:t>
      </w:r>
      <w:ins w:id="86" w:author="Autor" w:date="2019-02-06T08:42:00Z">
        <w:r w:rsidR="00BB5398">
          <w:t>D</w:t>
        </w:r>
      </w:ins>
      <w:del w:id="87" w:author="Autor" w:date="2019-02-06T08:42:00Z">
        <w:r w:rsidRPr="00C72938" w:rsidDel="00BB5398">
          <w:delText>Da d</w:delText>
        </w:r>
      </w:del>
      <w:r w:rsidRPr="00C72938">
        <w:t>urch die</w:t>
      </w:r>
      <w:r w:rsidRPr="00C72938">
        <w:rPr>
          <w:rFonts w:ascii="Cambria" w:hAnsi="Cambria" w:cs="Cambria"/>
        </w:rPr>
        <w:t> </w:t>
      </w:r>
      <w:r w:rsidRPr="00C72938">
        <w:t>Shared</w:t>
      </w:r>
      <w:r w:rsidRPr="00C72938">
        <w:rPr>
          <w:rFonts w:ascii="Cambria" w:hAnsi="Cambria" w:cs="Cambria"/>
        </w:rPr>
        <w:t> </w:t>
      </w:r>
      <w:r w:rsidRPr="00C72938">
        <w:t>Variablen Engine</w:t>
      </w:r>
      <w:ins w:id="88" w:author="Autor" w:date="2019-02-06T08:42:00Z">
        <w:r w:rsidR="00BB5398">
          <w:t xml:space="preserve"> ist</w:t>
        </w:r>
      </w:ins>
      <w:r w:rsidRPr="00C72938">
        <w:t xml:space="preserve"> eine </w:t>
      </w:r>
      <w:r w:rsidRPr="00C72938">
        <w:rPr>
          <w:rFonts w:cs="Charter"/>
        </w:rPr>
        <w:t>Ü</w:t>
      </w:r>
      <w:r w:rsidRPr="00C72938">
        <w:t xml:space="preserve">bertragung aller wichtigen Zustandsvariablen </w:t>
      </w:r>
      <w:r w:rsidRPr="00C72938">
        <w:lastRenderedPageBreak/>
        <w:t>m</w:t>
      </w:r>
      <w:r w:rsidRPr="00C72938">
        <w:rPr>
          <w:rFonts w:cs="Charter"/>
        </w:rPr>
        <w:t>ö</w:t>
      </w:r>
      <w:r w:rsidRPr="00C72938">
        <w:t>glich</w:t>
      </w:r>
      <w:del w:id="89" w:author="Autor" w:date="2019-02-06T08:42:00Z">
        <w:r w:rsidRPr="00C72938" w:rsidDel="00BB5398">
          <w:delText xml:space="preserve"> ist</w:delText>
        </w:r>
      </w:del>
      <w:del w:id="90" w:author="Autor" w:date="2019-02-06T08:41:00Z">
        <w:r w:rsidRPr="00C72938" w:rsidDel="00BB5398">
          <w:delText>, stellte sich das</w:delText>
        </w:r>
        <w:r w:rsidRPr="00C72938" w:rsidDel="00BB5398">
          <w:rPr>
            <w:rFonts w:ascii="Cambria" w:hAnsi="Cambria" w:cs="Cambria"/>
          </w:rPr>
          <w:delText> </w:delText>
        </w:r>
        <w:r w:rsidRPr="00C72938" w:rsidDel="00BB5398">
          <w:delText>Logging</w:delText>
        </w:r>
        <w:r w:rsidRPr="00C72938" w:rsidDel="00BB5398">
          <w:rPr>
            <w:rFonts w:ascii="Cambria" w:hAnsi="Cambria" w:cs="Cambria"/>
          </w:rPr>
          <w:delText> </w:delText>
        </w:r>
        <w:r w:rsidRPr="00C72938" w:rsidDel="00BB5398">
          <w:delText>auf dem PC als die einfachste L</w:delText>
        </w:r>
        <w:r w:rsidRPr="00C72938" w:rsidDel="00BB5398">
          <w:rPr>
            <w:rFonts w:cs="Charter"/>
          </w:rPr>
          <w:delText>ö</w:delText>
        </w:r>
        <w:r w:rsidRPr="00C72938" w:rsidDel="00BB5398">
          <w:delText>sung heraus</w:delText>
        </w:r>
      </w:del>
      <w:r w:rsidRPr="00C72938">
        <w:t>. Nachdem die einzelnen Variablen aus den</w:t>
      </w:r>
      <w:r w:rsidRPr="00C72938">
        <w:rPr>
          <w:rFonts w:ascii="Cambria" w:hAnsi="Cambria" w:cs="Cambria"/>
        </w:rPr>
        <w:t> </w:t>
      </w:r>
      <w:r w:rsidRPr="00C72938">
        <w:t>Shared</w:t>
      </w:r>
      <w:r w:rsidRPr="00C72938">
        <w:rPr>
          <w:rFonts w:ascii="Cambria" w:hAnsi="Cambria" w:cs="Cambria"/>
        </w:rPr>
        <w:t> </w:t>
      </w:r>
      <w:r w:rsidRPr="00C72938">
        <w:t>Variablen gelesen wurden, werden sie auf dem PC in globalen Var</w:t>
      </w:r>
      <w:r w:rsidR="000C24D4">
        <w:t>iablen abgelegt. Durch diesen Aufbau</w:t>
      </w:r>
      <w:r w:rsidRPr="00C72938">
        <w:t xml:space="preserve">, </w:t>
      </w:r>
      <w:del w:id="91" w:author="Autor" w:date="2019-02-06T08:42:00Z">
        <w:r w:rsidRPr="00C72938" w:rsidDel="00BB5398">
          <w:delText>die selbe</w:delText>
        </w:r>
      </w:del>
      <w:ins w:id="92" w:author="Autor" w:date="2019-02-06T08:42:00Z">
        <w:r w:rsidR="00BB5398">
          <w:t xml:space="preserve">kann man </w:t>
        </w:r>
        <w:r w:rsidR="00BB5398" w:rsidRPr="00C72938">
          <w:t>dieselbe</w:t>
        </w:r>
      </w:ins>
      <w:r w:rsidRPr="00C72938">
        <w:t xml:space="preserve"> globale Variablen VI sowohl auf dem RT als auch auf dem PC zu nutzen</w:t>
      </w:r>
      <w:ins w:id="93" w:author="Autor" w:date="2019-02-06T08:43:00Z">
        <w:r w:rsidR="00BB5398">
          <w:t>.</w:t>
        </w:r>
      </w:ins>
      <w:del w:id="94" w:author="Autor" w:date="2019-02-06T08:43:00Z">
        <w:r w:rsidRPr="00C72938" w:rsidDel="00BB5398">
          <w:delText>,</w:delText>
        </w:r>
      </w:del>
      <w:r w:rsidRPr="00C72938">
        <w:t xml:space="preserve"> </w:t>
      </w:r>
      <w:ins w:id="95" w:author="Autor" w:date="2019-02-06T08:43:00Z">
        <w:r w:rsidR="00BB5398">
          <w:t xml:space="preserve">Somit </w:t>
        </w:r>
      </w:ins>
      <w:r w:rsidRPr="00C72938">
        <w:t>konnten wir den Code</w:t>
      </w:r>
      <w:del w:id="96" w:author="Autor" w:date="2019-02-06T08:43:00Z">
        <w:r w:rsidRPr="00C72938" w:rsidDel="00BB5398">
          <w:delText>aufwand</w:delText>
        </w:r>
      </w:del>
      <w:r w:rsidRPr="00C72938">
        <w:t xml:space="preserve"> minimal halten. Dadurch nutzen wir quasi die</w:t>
      </w:r>
      <w:r w:rsidRPr="00C72938">
        <w:rPr>
          <w:rFonts w:ascii="Cambria" w:hAnsi="Cambria" w:cs="Cambria"/>
        </w:rPr>
        <w:t> </w:t>
      </w:r>
      <w:r w:rsidRPr="00C72938">
        <w:t>Shared</w:t>
      </w:r>
      <w:r w:rsidRPr="00C72938">
        <w:rPr>
          <w:rFonts w:ascii="Cambria" w:hAnsi="Cambria" w:cs="Cambria"/>
        </w:rPr>
        <w:t> </w:t>
      </w:r>
      <w:r w:rsidRPr="00C72938">
        <w:t>Variablen als Tunnel um den Zustand der globalen Variablen zu synchronisieren.</w:t>
      </w:r>
      <w:r w:rsidRPr="00C72938">
        <w:rPr>
          <w:rFonts w:ascii="Cambria" w:hAnsi="Cambria" w:cs="Cambria"/>
        </w:rPr>
        <w:t> </w:t>
      </w:r>
    </w:p>
    <w:p w14:paraId="5B66157A" w14:textId="7B4DC1DD" w:rsidR="00EA5AAD" w:rsidRDefault="006F7D03" w:rsidP="009C1243">
      <w:pPr>
        <w:keepNext/>
        <w:spacing w:line="240" w:lineRule="auto"/>
        <w:jc w:val="center"/>
        <w:textAlignment w:val="baseline"/>
      </w:pPr>
      <w:r w:rsidRPr="00C72938">
        <w:rPr>
          <w:rStyle w:val="TextZchn"/>
        </w:rPr>
        <w:br/>
      </w:r>
      <w:r w:rsidRPr="0010240A">
        <w:rPr>
          <w:rFonts w:ascii="Calibri" w:hAnsi="Calibri" w:cs="Calibri"/>
          <w:szCs w:val="22"/>
        </w:rPr>
        <w:t> </w:t>
      </w:r>
      <w:r>
        <w:rPr>
          <w:rFonts w:ascii="Calibri" w:hAnsi="Calibri" w:cs="Calibri"/>
          <w:noProof/>
          <w:szCs w:val="22"/>
        </w:rPr>
        <w:drawing>
          <wp:inline distT="0" distB="0" distL="0" distR="0" wp14:anchorId="6FCE42E4" wp14:editId="30877523">
            <wp:extent cx="5040000" cy="3135346"/>
            <wp:effectExtent l="0" t="0" r="8255"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bildung_Logging_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000" cy="3135346"/>
                    </a:xfrm>
                    <a:prstGeom prst="rect">
                      <a:avLst/>
                    </a:prstGeom>
                  </pic:spPr>
                </pic:pic>
              </a:graphicData>
            </a:graphic>
          </wp:inline>
        </w:drawing>
      </w:r>
    </w:p>
    <w:p w14:paraId="67EE2DC9" w14:textId="178499D2" w:rsidR="006F7D03" w:rsidRPr="0010240A" w:rsidRDefault="00EA5AAD" w:rsidP="00EA5AAD">
      <w:pPr>
        <w:pStyle w:val="Beschriftung"/>
        <w:jc w:val="center"/>
        <w:rPr>
          <w:rFonts w:ascii="Calibri" w:hAnsi="Calibri" w:cs="Calibri"/>
          <w:szCs w:val="22"/>
        </w:rPr>
      </w:pPr>
      <w:r>
        <w:t xml:space="preserve">Abbildung </w:t>
      </w:r>
      <w:fldSimple w:instr=" SEQ Abbildung \* ARABIC ">
        <w:r w:rsidR="00EE5698">
          <w:rPr>
            <w:noProof/>
          </w:rPr>
          <w:t>24</w:t>
        </w:r>
      </w:fldSimple>
      <w:r w:rsidR="00453CFF">
        <w:rPr>
          <w:noProof/>
        </w:rPr>
        <w:t xml:space="preserve">: </w:t>
      </w:r>
      <w:r w:rsidR="002D706C">
        <w:rPr>
          <w:noProof/>
        </w:rPr>
        <w:t>Logging-Struktur</w:t>
      </w:r>
    </w:p>
    <w:p w14:paraId="375F5BD3" w14:textId="41ED3BE1" w:rsidR="006F7D03" w:rsidRPr="0010240A" w:rsidRDefault="006F7D03" w:rsidP="00CC0E4A">
      <w:pPr>
        <w:pStyle w:val="Text"/>
      </w:pPr>
      <w:r w:rsidRPr="0010240A">
        <w:br/>
        <w:t>Darauf aufbauend ist das Loggen nur noch eine Aufgabe des regelmäßigen Ablegens der globalen Variablen in eine Date</w:t>
      </w:r>
      <w:r w:rsidR="00CC0E4A">
        <w:t>i</w:t>
      </w:r>
      <w:r w:rsidRPr="0010240A">
        <w:t>. NI bietet hierfür das TDMS Logdatenformat an. In LabVIEW bietet sich von Haus aus eine einfache API</w:t>
      </w:r>
      <w:r w:rsidR="00C14517">
        <w:t xml:space="preserve"> zum Erstellen und suspensiven A</w:t>
      </w:r>
      <w:r w:rsidRPr="0010240A">
        <w:t>uffüllen von</w:t>
      </w:r>
      <w:r w:rsidRPr="0010240A">
        <w:rPr>
          <w:rFonts w:ascii="Cambria" w:hAnsi="Cambria" w:cs="Cambria"/>
        </w:rPr>
        <w:t> </w:t>
      </w:r>
      <w:del w:id="97" w:author="Autor" w:date="2019-02-06T08:44:00Z">
        <w:r w:rsidRPr="0010240A" w:rsidDel="00BB5398">
          <w:delText>Logdaten</w:delText>
        </w:r>
      </w:del>
      <w:ins w:id="98" w:author="Autor" w:date="2019-02-06T08:44:00Z">
        <w:r w:rsidR="00BB5398" w:rsidRPr="0010240A">
          <w:t>Log</w:t>
        </w:r>
        <w:r w:rsidR="00BB5398">
          <w:t>-</w:t>
        </w:r>
        <w:r w:rsidR="00BB5398" w:rsidRPr="0010240A">
          <w:t>Daten</w:t>
        </w:r>
      </w:ins>
      <w:r w:rsidRPr="0010240A">
        <w:rPr>
          <w:rFonts w:ascii="Cambria" w:hAnsi="Cambria" w:cs="Cambria"/>
        </w:rPr>
        <w:t> </w:t>
      </w:r>
      <w:r w:rsidRPr="0010240A">
        <w:t>an.</w:t>
      </w:r>
      <w:r w:rsidRPr="0010240A">
        <w:rPr>
          <w:rFonts w:ascii="Cambria" w:hAnsi="Cambria" w:cs="Cambria"/>
        </w:rPr>
        <w:t> </w:t>
      </w:r>
    </w:p>
    <w:p w14:paraId="60528564" w14:textId="67134D3E" w:rsidR="006F7D03" w:rsidRDefault="006F7D03" w:rsidP="00CC0E4A">
      <w:pPr>
        <w:pStyle w:val="Text"/>
      </w:pPr>
      <w:r w:rsidRPr="0010240A">
        <w:t>Ablauf einer Aufzeichnung:</w:t>
      </w:r>
      <w:r w:rsidRPr="0010240A">
        <w:rPr>
          <w:rFonts w:ascii="Cambria" w:hAnsi="Cambria" w:cs="Cambria"/>
        </w:rPr>
        <w:t> </w:t>
      </w:r>
    </w:p>
    <w:p w14:paraId="6A872D78" w14:textId="77777777" w:rsidR="00CC0E4A" w:rsidRPr="0010240A" w:rsidRDefault="00CC0E4A" w:rsidP="006F7D03">
      <w:pPr>
        <w:spacing w:line="240" w:lineRule="auto"/>
        <w:jc w:val="left"/>
        <w:textAlignment w:val="baseline"/>
        <w:rPr>
          <w:rFonts w:ascii="Calibri" w:hAnsi="Calibri" w:cs="Calibri"/>
          <w:szCs w:val="22"/>
        </w:rPr>
      </w:pPr>
    </w:p>
    <w:p w14:paraId="58D44211" w14:textId="721518CD" w:rsidR="006F7D03" w:rsidRPr="003E4839" w:rsidRDefault="006F7D03" w:rsidP="003E4839">
      <w:pPr>
        <w:numPr>
          <w:ilvl w:val="0"/>
          <w:numId w:val="46"/>
        </w:numPr>
        <w:spacing w:line="360" w:lineRule="auto"/>
        <w:ind w:left="360"/>
        <w:textAlignment w:val="baseline"/>
        <w:rPr>
          <w:rFonts w:cs="Calibri"/>
          <w:szCs w:val="22"/>
        </w:rPr>
      </w:pPr>
      <w:r w:rsidRPr="003E4839">
        <w:rPr>
          <w:rFonts w:cs="Calibri"/>
          <w:szCs w:val="22"/>
        </w:rPr>
        <w:t>Beim Start der Engineering GUI wird automatisch das</w:t>
      </w:r>
      <w:r w:rsidRPr="003E4839">
        <w:rPr>
          <w:rFonts w:ascii="Cambria" w:hAnsi="Cambria" w:cs="Cambria"/>
          <w:szCs w:val="22"/>
        </w:rPr>
        <w:t> </w:t>
      </w:r>
      <w:r w:rsidRPr="003E4839">
        <w:rPr>
          <w:rFonts w:cs="Calibri"/>
          <w:szCs w:val="22"/>
        </w:rPr>
        <w:t>Logging-Sub</w:t>
      </w:r>
      <w:ins w:id="99" w:author="Autor" w:date="2019-02-06T08:44:00Z">
        <w:r w:rsidR="00BB5398">
          <w:rPr>
            <w:rFonts w:cs="Calibri"/>
            <w:szCs w:val="22"/>
          </w:rPr>
          <w:t>-</w:t>
        </w:r>
      </w:ins>
      <w:del w:id="100" w:author="Autor" w:date="2019-02-06T08:44:00Z">
        <w:r w:rsidRPr="003E4839" w:rsidDel="00BB5398">
          <w:rPr>
            <w:rFonts w:cs="Calibri"/>
            <w:szCs w:val="22"/>
          </w:rPr>
          <w:delText>m</w:delText>
        </w:r>
      </w:del>
      <w:ins w:id="101" w:author="Autor" w:date="2019-02-06T08:44:00Z">
        <w:r w:rsidR="00BB5398">
          <w:rPr>
            <w:rFonts w:cs="Calibri"/>
            <w:szCs w:val="22"/>
          </w:rPr>
          <w:t>M</w:t>
        </w:r>
      </w:ins>
      <w:r w:rsidRPr="003E4839">
        <w:rPr>
          <w:rFonts w:cs="Calibri"/>
          <w:szCs w:val="22"/>
        </w:rPr>
        <w:t>odul</w:t>
      </w:r>
      <w:r w:rsidRPr="003E4839">
        <w:rPr>
          <w:rFonts w:ascii="Cambria" w:hAnsi="Cambria" w:cs="Cambria"/>
          <w:szCs w:val="22"/>
        </w:rPr>
        <w:t> </w:t>
      </w:r>
      <w:r w:rsidRPr="003E4839">
        <w:rPr>
          <w:rFonts w:cs="Calibri"/>
          <w:szCs w:val="22"/>
        </w:rPr>
        <w:t>mitgestartet.</w:t>
      </w:r>
      <w:r w:rsidRPr="003E4839">
        <w:rPr>
          <w:rFonts w:ascii="Cambria" w:hAnsi="Cambria" w:cs="Cambria"/>
          <w:szCs w:val="22"/>
        </w:rPr>
        <w:t>  </w:t>
      </w:r>
    </w:p>
    <w:p w14:paraId="61F75FDD" w14:textId="652CA499" w:rsidR="006F7D03" w:rsidRPr="003E4839" w:rsidRDefault="006F7D03" w:rsidP="003E4839">
      <w:pPr>
        <w:numPr>
          <w:ilvl w:val="0"/>
          <w:numId w:val="46"/>
        </w:numPr>
        <w:spacing w:line="360" w:lineRule="auto"/>
        <w:ind w:left="360"/>
        <w:textAlignment w:val="baseline"/>
        <w:rPr>
          <w:rFonts w:cs="Calibri"/>
          <w:szCs w:val="22"/>
        </w:rPr>
      </w:pPr>
      <w:r w:rsidRPr="003E4839">
        <w:rPr>
          <w:rFonts w:cs="Calibri"/>
          <w:szCs w:val="22"/>
        </w:rPr>
        <w:t>Es w</w:t>
      </w:r>
      <w:r w:rsidR="00B46EFF">
        <w:rPr>
          <w:rFonts w:cs="Calibri"/>
          <w:szCs w:val="22"/>
        </w:rPr>
        <w:t>ird eine neue Logdatei mit dem a</w:t>
      </w:r>
      <w:r w:rsidRPr="003E4839">
        <w:rPr>
          <w:rFonts w:cs="Calibri"/>
          <w:szCs w:val="22"/>
        </w:rPr>
        <w:t xml:space="preserve">ktuellen Datum und Uhrzeit im Projektverzeichnis </w:t>
      </w:r>
      <w:del w:id="102" w:author="Autor" w:date="2019-02-06T08:44:00Z">
        <w:r w:rsidRPr="003E4839" w:rsidDel="00BB5398">
          <w:rPr>
            <w:rFonts w:cs="Calibri"/>
            <w:szCs w:val="22"/>
          </w:rPr>
          <w:delText xml:space="preserve">unter </w:delText>
        </w:r>
      </w:del>
      <w:ins w:id="103" w:author="Autor" w:date="2019-02-06T08:44:00Z">
        <w:r w:rsidR="00BB5398">
          <w:rPr>
            <w:rFonts w:cs="Calibri"/>
            <w:szCs w:val="22"/>
          </w:rPr>
          <w:t>im Ordner</w:t>
        </w:r>
        <w:r w:rsidR="00BB5398" w:rsidRPr="003E4839">
          <w:rPr>
            <w:rFonts w:cs="Calibri"/>
            <w:szCs w:val="22"/>
          </w:rPr>
          <w:t xml:space="preserve"> </w:t>
        </w:r>
      </w:ins>
      <w:r w:rsidRPr="003E4839">
        <w:rPr>
          <w:rFonts w:cs="Calibri"/>
          <w:szCs w:val="22"/>
        </w:rPr>
        <w:t>"Log" erstellt.</w:t>
      </w:r>
      <w:r w:rsidRPr="003E4839">
        <w:rPr>
          <w:rFonts w:ascii="Cambria" w:hAnsi="Cambria" w:cs="Cambria"/>
          <w:szCs w:val="22"/>
        </w:rPr>
        <w:t> </w:t>
      </w:r>
    </w:p>
    <w:p w14:paraId="0FF57CC4" w14:textId="3219B46D" w:rsidR="003E4839" w:rsidRPr="00CF6C1F" w:rsidRDefault="00B8532D" w:rsidP="0035316C">
      <w:pPr>
        <w:numPr>
          <w:ilvl w:val="0"/>
          <w:numId w:val="46"/>
        </w:numPr>
        <w:spacing w:line="360" w:lineRule="auto"/>
        <w:ind w:left="360"/>
        <w:textAlignment w:val="baseline"/>
        <w:rPr>
          <w:rFonts w:cs="Calibri"/>
          <w:szCs w:val="22"/>
        </w:rPr>
      </w:pPr>
      <w:r>
        <w:rPr>
          <w:rFonts w:cs="Calibri"/>
          <w:szCs w:val="22"/>
        </w:rPr>
        <w:t>In r</w:t>
      </w:r>
      <w:r w:rsidR="006F7D03" w:rsidRPr="00CF6C1F">
        <w:rPr>
          <w:rFonts w:cs="Calibri"/>
          <w:szCs w:val="22"/>
        </w:rPr>
        <w:t>egelmäßigen Abständen (hier 50</w:t>
      </w:r>
      <w:del w:id="104" w:author="Autor" w:date="2019-02-06T08:44:00Z">
        <w:r w:rsidR="00561FAD" w:rsidDel="00BB5398">
          <w:rPr>
            <w:rFonts w:cs="Calibri"/>
            <w:szCs w:val="22"/>
          </w:rPr>
          <w:delText xml:space="preserve"> </w:delText>
        </w:r>
      </w:del>
      <w:r w:rsidR="00453A80">
        <w:rPr>
          <w:rFonts w:cs="Calibri"/>
          <w:szCs w:val="22"/>
        </w:rPr>
        <w:t>ms) werden alle relevanten Sensordaten aus den g</w:t>
      </w:r>
      <w:r w:rsidR="006F7D03" w:rsidRPr="00CF6C1F">
        <w:rPr>
          <w:rFonts w:cs="Calibri"/>
          <w:szCs w:val="22"/>
        </w:rPr>
        <w:t>lobalen Variablen als Datenpunkt in die TDMS Datei geschrieben.</w:t>
      </w:r>
      <w:r w:rsidR="006F7D03" w:rsidRPr="00CF6C1F">
        <w:rPr>
          <w:rFonts w:ascii="Cambria" w:hAnsi="Cambria" w:cs="Cambria"/>
          <w:szCs w:val="22"/>
        </w:rPr>
        <w:t> </w:t>
      </w:r>
    </w:p>
    <w:p w14:paraId="5FB8D601" w14:textId="77777777" w:rsidR="00EA5AAD" w:rsidRDefault="006F7D03" w:rsidP="009C1243">
      <w:pPr>
        <w:keepNext/>
        <w:shd w:val="clear" w:color="auto" w:fill="FFFFFF"/>
        <w:spacing w:line="240" w:lineRule="auto"/>
        <w:ind w:left="720"/>
        <w:jc w:val="center"/>
        <w:textAlignment w:val="baseline"/>
      </w:pPr>
      <w:r>
        <w:rPr>
          <w:rFonts w:ascii="Calibri" w:hAnsi="Calibri" w:cs="Calibri"/>
          <w:noProof/>
          <w:color w:val="000000"/>
          <w:szCs w:val="22"/>
        </w:rPr>
        <w:lastRenderedPageBreak/>
        <w:drawing>
          <wp:inline distT="0" distB="0" distL="0" distR="0" wp14:anchorId="49BCEFF6" wp14:editId="075A9780">
            <wp:extent cx="5040000" cy="1808400"/>
            <wp:effectExtent l="0" t="0" r="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bildung_Loggin_2g.png"/>
                    <pic:cNvPicPr/>
                  </pic:nvPicPr>
                  <pic:blipFill rotWithShape="1">
                    <a:blip r:embed="rId38" cstate="print">
                      <a:extLst>
                        <a:ext uri="{28A0092B-C50C-407E-A947-70E740481C1C}">
                          <a14:useLocalDpi xmlns:a14="http://schemas.microsoft.com/office/drawing/2010/main" val="0"/>
                        </a:ext>
                      </a:extLst>
                    </a:blip>
                    <a:srcRect t="5701" b="6545"/>
                    <a:stretch/>
                  </pic:blipFill>
                  <pic:spPr bwMode="auto">
                    <a:xfrm>
                      <a:off x="0" y="0"/>
                      <a:ext cx="5040000" cy="1808400"/>
                    </a:xfrm>
                    <a:prstGeom prst="rect">
                      <a:avLst/>
                    </a:prstGeom>
                    <a:ln>
                      <a:noFill/>
                    </a:ln>
                    <a:extLst>
                      <a:ext uri="{53640926-AAD7-44D8-BBD7-CCE9431645EC}">
                        <a14:shadowObscured xmlns:a14="http://schemas.microsoft.com/office/drawing/2010/main"/>
                      </a:ext>
                    </a:extLst>
                  </pic:spPr>
                </pic:pic>
              </a:graphicData>
            </a:graphic>
          </wp:inline>
        </w:drawing>
      </w:r>
    </w:p>
    <w:p w14:paraId="3D61103C" w14:textId="0C3532E6" w:rsidR="006F7D03" w:rsidRPr="0010240A" w:rsidRDefault="00EA5AAD" w:rsidP="009C1243">
      <w:pPr>
        <w:pStyle w:val="Beschriftung"/>
        <w:jc w:val="center"/>
        <w:rPr>
          <w:rFonts w:ascii="Calibri" w:hAnsi="Calibri" w:cs="Calibri"/>
          <w:color w:val="000000"/>
          <w:szCs w:val="22"/>
        </w:rPr>
      </w:pPr>
      <w:r>
        <w:t xml:space="preserve">Abbildung </w:t>
      </w:r>
      <w:fldSimple w:instr=" SEQ Abbildung \* ARABIC ">
        <w:r w:rsidR="00EE5698">
          <w:rPr>
            <w:noProof/>
          </w:rPr>
          <w:t>25</w:t>
        </w:r>
      </w:fldSimple>
      <w:r w:rsidR="009C1243">
        <w:rPr>
          <w:noProof/>
        </w:rPr>
        <w:t>: Aufbau des Realtime-Loggings</w:t>
      </w:r>
    </w:p>
    <w:p w14:paraId="4FB89B46" w14:textId="77777777" w:rsidR="006F7D03" w:rsidRPr="0010240A" w:rsidRDefault="006F7D03" w:rsidP="006F7D03">
      <w:pPr>
        <w:spacing w:line="240" w:lineRule="auto"/>
        <w:jc w:val="left"/>
        <w:textAlignment w:val="baseline"/>
        <w:rPr>
          <w:rFonts w:ascii="Calibri" w:hAnsi="Calibri" w:cs="Calibri"/>
          <w:szCs w:val="22"/>
        </w:rPr>
      </w:pPr>
      <w:r w:rsidRPr="0010240A">
        <w:rPr>
          <w:rFonts w:ascii="Calibri" w:hAnsi="Calibri" w:cs="Calibri"/>
          <w:szCs w:val="22"/>
        </w:rPr>
        <w:t> </w:t>
      </w:r>
    </w:p>
    <w:p w14:paraId="66C6D69E" w14:textId="01FB9C70" w:rsidR="00141826" w:rsidRDefault="006F7D03" w:rsidP="007D2187">
      <w:pPr>
        <w:numPr>
          <w:ilvl w:val="0"/>
          <w:numId w:val="47"/>
        </w:numPr>
        <w:spacing w:line="360" w:lineRule="auto"/>
        <w:ind w:left="360"/>
        <w:textAlignment w:val="baseline"/>
        <w:rPr>
          <w:rFonts w:cs="Calibri"/>
          <w:szCs w:val="22"/>
        </w:rPr>
      </w:pPr>
      <w:r w:rsidRPr="007D2187">
        <w:rPr>
          <w:rFonts w:cs="Calibri"/>
          <w:szCs w:val="22"/>
        </w:rPr>
        <w:t xml:space="preserve">Beim Beenden der VI wird die TDMS Datei geschlossen und kann über das Messdatenauswertungswerkzeug NI Diadem </w:t>
      </w:r>
      <w:ins w:id="105" w:author="Autor" w:date="2019-02-06T08:44:00Z">
        <w:r w:rsidR="00BB5398">
          <w:rPr>
            <w:rFonts w:cs="Calibri"/>
            <w:szCs w:val="22"/>
          </w:rPr>
          <w:t xml:space="preserve">oder auch Excel </w:t>
        </w:r>
      </w:ins>
      <w:r w:rsidRPr="007D2187">
        <w:rPr>
          <w:rFonts w:cs="Calibri"/>
          <w:szCs w:val="22"/>
        </w:rPr>
        <w:t>geöffnet werden.</w:t>
      </w:r>
    </w:p>
    <w:p w14:paraId="575F0404" w14:textId="77777777" w:rsidR="00820FCE" w:rsidRPr="007D2187" w:rsidRDefault="00820FCE" w:rsidP="00820FCE">
      <w:pPr>
        <w:spacing w:line="360" w:lineRule="auto"/>
        <w:ind w:left="360"/>
        <w:textAlignment w:val="baseline"/>
        <w:rPr>
          <w:rFonts w:cs="Calibri"/>
          <w:szCs w:val="22"/>
        </w:rPr>
      </w:pPr>
    </w:p>
    <w:p w14:paraId="75244FF3" w14:textId="77777777" w:rsidR="007A26AA" w:rsidRDefault="003A189A" w:rsidP="007A26AA">
      <w:pPr>
        <w:pStyle w:val="berschrift2"/>
      </w:pPr>
      <w:r>
        <w:t>Verwendeter Brühzyklus</w:t>
      </w:r>
    </w:p>
    <w:p w14:paraId="0D1C1458" w14:textId="63A73B7B" w:rsidR="00F53F74" w:rsidRDefault="009A45F2" w:rsidP="00EA5AAD">
      <w:pPr>
        <w:pStyle w:val="ISTextkrper"/>
        <w:numPr>
          <w:ilvl w:val="0"/>
          <w:numId w:val="48"/>
        </w:numPr>
      </w:pPr>
      <w:r>
        <w:t>Gewünschte Temperatur: 6</w:t>
      </w:r>
      <w:r w:rsidR="00EA5AAD">
        <w:t>0°</w:t>
      </w:r>
      <w:r>
        <w:t xml:space="preserve"> </w:t>
      </w:r>
      <w:r w:rsidR="00EA5AAD">
        <w:t>C</w:t>
      </w:r>
      <w:r>
        <w:t xml:space="preserve"> (NTC)</w:t>
      </w:r>
    </w:p>
    <w:p w14:paraId="7D321E04" w14:textId="4CA2788A" w:rsidR="00EA5AAD" w:rsidRDefault="00EA5AAD" w:rsidP="00EA5AAD">
      <w:pPr>
        <w:pStyle w:val="ISTextkrper"/>
        <w:numPr>
          <w:ilvl w:val="0"/>
          <w:numId w:val="48"/>
        </w:numPr>
      </w:pPr>
      <w:r>
        <w:t>Gewünschte Menge: 100 ml</w:t>
      </w:r>
    </w:p>
    <w:p w14:paraId="07E5356F" w14:textId="574D160B" w:rsidR="009A45F2" w:rsidRDefault="009115CD" w:rsidP="009A45F2">
      <w:pPr>
        <w:pStyle w:val="ISTextkrper"/>
        <w:numPr>
          <w:ilvl w:val="0"/>
          <w:numId w:val="48"/>
        </w:numPr>
      </w:pPr>
      <w:r>
        <w:t>Eine</w:t>
      </w:r>
      <w:r w:rsidR="009A45F2">
        <w:t xml:space="preserve"> Tasse</w:t>
      </w:r>
    </w:p>
    <w:p w14:paraId="43537A8A" w14:textId="1FC57797" w:rsidR="009D3F53" w:rsidRDefault="009D3F53" w:rsidP="009A45F2">
      <w:pPr>
        <w:pStyle w:val="ISTextkrper"/>
        <w:numPr>
          <w:ilvl w:val="0"/>
          <w:numId w:val="48"/>
        </w:numPr>
      </w:pPr>
      <w:r>
        <w:t>Kaffee: Fein gemahlener Kaffee, in Siebträger gepresst</w:t>
      </w:r>
    </w:p>
    <w:p w14:paraId="77B079D7" w14:textId="77777777" w:rsidR="009D3F53" w:rsidRPr="00B1434E" w:rsidRDefault="009D3F53" w:rsidP="009D3F53">
      <w:pPr>
        <w:pStyle w:val="ISTextkrper"/>
        <w:ind w:left="720"/>
      </w:pPr>
    </w:p>
    <w:p w14:paraId="09451936" w14:textId="77777777" w:rsidR="003A189A" w:rsidRDefault="006B60E5" w:rsidP="003A189A">
      <w:pPr>
        <w:pStyle w:val="berschrift2"/>
      </w:pPr>
      <w:r>
        <w:t>Ablauf des Tests</w:t>
      </w:r>
    </w:p>
    <w:p w14:paraId="3AE4EAA9" w14:textId="221DE37B" w:rsidR="00D9512C" w:rsidRDefault="00B05A52" w:rsidP="00B05A52">
      <w:pPr>
        <w:pStyle w:val="Text"/>
      </w:pPr>
      <w:r>
        <w:t>Über die Benutzer-GUI wurde</w:t>
      </w:r>
      <w:r w:rsidR="00B233EC">
        <w:t xml:space="preserve"> eine Tasse Kaffee angefordert, bei der das Zielvolumen bei </w:t>
      </w:r>
      <w:r w:rsidR="00B233EC">
        <w:br/>
        <w:t>100 ml lag.</w:t>
      </w:r>
      <w:r w:rsidR="000461B5">
        <w:t xml:space="preserve"> Dabei wurde zunächst das Wasser auf eine Temperatur von 60° C</w:t>
      </w:r>
      <w:r w:rsidR="00056067">
        <w:t>,</w:t>
      </w:r>
      <w:r w:rsidR="000461B5">
        <w:t xml:space="preserve"> am NTC gemessen</w:t>
      </w:r>
      <w:r w:rsidR="00056067">
        <w:t>,</w:t>
      </w:r>
      <w:r w:rsidR="000461B5">
        <w:t xml:space="preserve"> erhitzt. </w:t>
      </w:r>
      <w:r w:rsidR="00A47A29">
        <w:t xml:space="preserve">Nach dem Vorheizen wurde dann das Magnetventil und die Pumpen gleichzeitig geschaltet, sodass dann </w:t>
      </w:r>
      <w:r w:rsidR="009E5CF5">
        <w:t xml:space="preserve">das Wasser durch den Siebträger in die Tasse fließt. Dabei wurde sichergestellt, dass die </w:t>
      </w:r>
      <w:r w:rsidR="00011409">
        <w:t>Türen geschlossen waren, ein ausreichender Füllstand vorhanden war, der Siebträger geschlossen und eine Tasse unter der Maschine steht. Kommt es bei einem der Sensoren zu Unregelmäßigkeiten, stoppt die Maschine, wie Tests beweisen.</w:t>
      </w:r>
      <w:r w:rsidR="009556DA">
        <w:t xml:space="preserve"> Somit entsteht ein köstlicher Kaffee. </w:t>
      </w:r>
    </w:p>
    <w:p w14:paraId="6FACBA20" w14:textId="77777777" w:rsidR="004D2B29" w:rsidRPr="00D9512C" w:rsidRDefault="004D2B29" w:rsidP="00B05A52">
      <w:pPr>
        <w:pStyle w:val="Text"/>
      </w:pPr>
    </w:p>
    <w:p w14:paraId="7B0B1827" w14:textId="77777777" w:rsidR="006B60E5" w:rsidRDefault="006B60E5" w:rsidP="006B60E5">
      <w:pPr>
        <w:pStyle w:val="berschrift2"/>
      </w:pPr>
      <w:r>
        <w:t>Datenauswertung</w:t>
      </w:r>
    </w:p>
    <w:p w14:paraId="73AA8A4C" w14:textId="100C4EB3" w:rsidR="00D9512C" w:rsidRDefault="005D1D7B" w:rsidP="005D1D7B">
      <w:pPr>
        <w:pStyle w:val="Text"/>
      </w:pPr>
      <w:r w:rsidRPr="005D1D7B">
        <w:t xml:space="preserve">Es ist gut zu erkennen, wie zum Startpunkt bei Sekunde 7 die Temperatur im Siedebad beginnt zu steigen. Da der PT100 erst nach dem Siedbad befestigt ist steigt hier die Temperatur zuerst </w:t>
      </w:r>
      <w:r w:rsidRPr="005D1D7B">
        <w:lastRenderedPageBreak/>
        <w:t>nicht. Bei Sekunde 13 ist die Ziel-Temperatur erreicht und die Pumpe schaltet und das Ventil öffnet. Hier ist zu sehen, dass der Druck auf ca. 30</w:t>
      </w:r>
      <w:r w:rsidR="00832456">
        <w:t xml:space="preserve"> psi ansteigt und auf einem Plateau</w:t>
      </w:r>
      <w:r w:rsidRPr="005D1D7B">
        <w:t xml:space="preserve"> b</w:t>
      </w:r>
      <w:del w:id="106" w:author="Autor" w:date="2019-02-06T08:46:00Z">
        <w:r w:rsidRPr="005D1D7B" w:rsidDel="00BB5398">
          <w:delText>e</w:delText>
        </w:r>
      </w:del>
      <w:r w:rsidRPr="005D1D7B">
        <w:t xml:space="preserve">leibt </w:t>
      </w:r>
      <w:del w:id="107" w:author="Autor" w:date="2019-02-06T08:46:00Z">
        <w:r w:rsidRPr="005D1D7B" w:rsidDel="00BB5398">
          <w:delText>über den kompletten Brühvorgang</w:delText>
        </w:r>
      </w:del>
      <w:r w:rsidRPr="005D1D7B">
        <w:t>. Das Volumen beginnt linear zu steigen bis es 100</w:t>
      </w:r>
      <w:del w:id="108" w:author="Autor" w:date="2019-02-06T08:46:00Z">
        <w:r w:rsidR="001E13E1" w:rsidDel="00BB5398">
          <w:delText xml:space="preserve"> </w:delText>
        </w:r>
      </w:del>
      <w:commentRangeStart w:id="109"/>
      <w:r w:rsidR="001E13E1">
        <w:t>ml</w:t>
      </w:r>
      <w:commentRangeEnd w:id="109"/>
      <w:r w:rsidR="00BB5398">
        <w:rPr>
          <w:rStyle w:val="Kommentarzeichen"/>
        </w:rPr>
        <w:commentReference w:id="109"/>
      </w:r>
      <w:r w:rsidR="001E13E1">
        <w:t xml:space="preserve"> erreicht. Ab dort schalten P</w:t>
      </w:r>
      <w:r w:rsidRPr="005D1D7B">
        <w:t xml:space="preserve">umpe und Heizer ab und das Ventil schließt sich. Der Druck sinkt kurz danach wieder ab.  </w:t>
      </w:r>
    </w:p>
    <w:p w14:paraId="6B21AB17" w14:textId="0C22A716" w:rsidR="005D1D7B" w:rsidRDefault="005D1D7B" w:rsidP="005D1D7B">
      <w:pPr>
        <w:pStyle w:val="Text"/>
        <w:rPr>
          <w:ins w:id="110" w:author="Autor" w:date="2019-02-06T09:14:00Z"/>
        </w:rPr>
      </w:pPr>
      <w:r>
        <w:rPr>
          <w:noProof/>
        </w:rPr>
        <w:drawing>
          <wp:inline distT="0" distB="0" distL="0" distR="0" wp14:anchorId="3322EA3D" wp14:editId="761FB55A">
            <wp:extent cx="5751830" cy="3000375"/>
            <wp:effectExtent l="0" t="0" r="1270" b="9525"/>
            <wp:docPr id="12" name="Grafik 12" descr="G:\log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ging.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23238" b="23009"/>
                    <a:stretch/>
                  </pic:blipFill>
                  <pic:spPr bwMode="auto">
                    <a:xfrm>
                      <a:off x="0" y="0"/>
                      <a:ext cx="5752465" cy="3000706"/>
                    </a:xfrm>
                    <a:prstGeom prst="rect">
                      <a:avLst/>
                    </a:prstGeom>
                    <a:noFill/>
                    <a:ln>
                      <a:noFill/>
                    </a:ln>
                    <a:extLst>
                      <a:ext uri="{53640926-AAD7-44D8-BBD7-CCE9431645EC}">
                        <a14:shadowObscured xmlns:a14="http://schemas.microsoft.com/office/drawing/2010/main"/>
                      </a:ext>
                    </a:extLst>
                  </pic:spPr>
                </pic:pic>
              </a:graphicData>
            </a:graphic>
          </wp:inline>
        </w:drawing>
      </w:r>
    </w:p>
    <w:p w14:paraId="26C7EE1E" w14:textId="77777777" w:rsidR="002B6C66" w:rsidRDefault="00D92A42" w:rsidP="002B6C66">
      <w:pPr>
        <w:pStyle w:val="Text"/>
        <w:keepNext/>
        <w:jc w:val="center"/>
      </w:pPr>
      <w:r>
        <w:rPr>
          <w:noProof/>
        </w:rPr>
        <w:drawing>
          <wp:inline distT="0" distB="0" distL="0" distR="0" wp14:anchorId="4EAA425D" wp14:editId="6C5F1B8D">
            <wp:extent cx="5753100" cy="2809875"/>
            <wp:effectExtent l="0" t="0" r="0" b="9525"/>
            <wp:docPr id="16" name="Grafik 16" descr="C:\Users\Jan\Documents\Grundlagen der Messtechnik mit Labview\LabVIEW-Kaffemaschine\Weitere Dokumente\Bilder\Abbildung_Loggi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Documents\Grundlagen der Messtechnik mit Labview\LabVIEW-Kaffemaschine\Weitere Dokumente\Bilder\Abbildung_Loggin_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73AFBD8E" w14:textId="7E7411D7" w:rsidR="00D92A42" w:rsidRDefault="002B6C66" w:rsidP="002B6C66">
      <w:pPr>
        <w:pStyle w:val="Beschriftung"/>
        <w:jc w:val="center"/>
        <w:rPr>
          <w:ins w:id="111" w:author="Autor" w:date="2019-02-06T09:14:00Z"/>
        </w:rPr>
      </w:pPr>
      <w:r>
        <w:t xml:space="preserve">Abbildung </w:t>
      </w:r>
      <w:r w:rsidR="00AB16CB">
        <w:fldChar w:fldCharType="begin"/>
      </w:r>
      <w:r w:rsidR="00AB16CB">
        <w:instrText xml:space="preserve"> SEQ Abbildung \* ARABIC </w:instrText>
      </w:r>
      <w:r w:rsidR="00AB16CB">
        <w:fldChar w:fldCharType="separate"/>
      </w:r>
      <w:r w:rsidR="00EE5698">
        <w:rPr>
          <w:noProof/>
        </w:rPr>
        <w:t>26</w:t>
      </w:r>
      <w:r w:rsidR="00AB16CB">
        <w:rPr>
          <w:noProof/>
        </w:rPr>
        <w:fldChar w:fldCharType="end"/>
      </w:r>
      <w:r>
        <w:t>: Verläufe der Sensoren und Aktoren</w:t>
      </w:r>
    </w:p>
    <w:p w14:paraId="4D8E2DA7" w14:textId="77777777" w:rsidR="00D92A42" w:rsidRDefault="00D92A42" w:rsidP="005D1D7B">
      <w:pPr>
        <w:pStyle w:val="Text"/>
      </w:pPr>
    </w:p>
    <w:p w14:paraId="708888CE" w14:textId="77777777" w:rsidR="006B60E5" w:rsidRDefault="006B60E5" w:rsidP="006B60E5">
      <w:pPr>
        <w:pStyle w:val="berschrift2"/>
      </w:pPr>
      <w:r>
        <w:lastRenderedPageBreak/>
        <w:t>Fazit und Emp</w:t>
      </w:r>
      <w:commentRangeStart w:id="112"/>
      <w:r>
        <w:t>fehlun</w:t>
      </w:r>
      <w:commentRangeEnd w:id="112"/>
      <w:r w:rsidR="00BB5398">
        <w:rPr>
          <w:rStyle w:val="Kommentarzeichen"/>
          <w:rFonts w:ascii="Charter" w:hAnsi="Charter"/>
          <w:b w:val="0"/>
          <w:kern w:val="0"/>
        </w:rPr>
        <w:commentReference w:id="112"/>
      </w:r>
      <w:r>
        <w:t>gen</w:t>
      </w:r>
    </w:p>
    <w:p w14:paraId="537BE35A" w14:textId="063AD161" w:rsidR="003E3E7D" w:rsidRDefault="00001DD1" w:rsidP="000A7347">
      <w:pPr>
        <w:pStyle w:val="Text"/>
      </w:pPr>
      <w:r>
        <w:t>Abschließend ist die Programmierung der Kaffee</w:t>
      </w:r>
      <w:r w:rsidR="0024558D">
        <w:t>maschine erfolgreich</w:t>
      </w:r>
      <w:r>
        <w:t xml:space="preserve"> und es konnte Kaffee gebrüht werden. </w:t>
      </w:r>
      <w:r w:rsidR="0061315E">
        <w:t>Dabei wurde</w:t>
      </w:r>
      <w:r w:rsidR="00A710CC">
        <w:t>n</w:t>
      </w:r>
      <w:r w:rsidR="0061315E">
        <w:t xml:space="preserve"> alle sicherheitsrelevanten Sensoren und Schalter überwacht, sodass ein reibungsloser</w:t>
      </w:r>
      <w:r w:rsidR="00D1206A">
        <w:t xml:space="preserve"> und gefahrloser</w:t>
      </w:r>
      <w:r w:rsidR="00A710CC">
        <w:t xml:space="preserve"> Betrieb </w:t>
      </w:r>
      <w:del w:id="113" w:author="Autor" w:date="2019-02-06T08:48:00Z">
        <w:r w:rsidR="00A710CC" w:rsidDel="00622A76">
          <w:delText xml:space="preserve">erreicht </w:delText>
        </w:r>
      </w:del>
      <w:ins w:id="114" w:author="Autor" w:date="2019-02-06T08:48:00Z">
        <w:r w:rsidR="00622A76">
          <w:t xml:space="preserve">ermöglicht </w:t>
        </w:r>
      </w:ins>
      <w:r w:rsidR="00A710CC">
        <w:t>wur</w:t>
      </w:r>
      <w:r w:rsidR="0061315E">
        <w:t>d</w:t>
      </w:r>
      <w:r w:rsidR="00A710CC">
        <w:t>e</w:t>
      </w:r>
      <w:r w:rsidR="0061315E">
        <w:t>.</w:t>
      </w:r>
      <w:r w:rsidR="00E62D74">
        <w:t xml:space="preserve"> Allerdings </w:t>
      </w:r>
      <w:r>
        <w:t xml:space="preserve">zeigt </w:t>
      </w:r>
      <w:r w:rsidR="00907584">
        <w:t>sich,</w:t>
      </w:r>
      <w:r>
        <w:t xml:space="preserve"> dass die Temperatur weiter erhöht werden muss</w:t>
      </w:r>
      <w:r w:rsidR="004D338C">
        <w:t>,</w:t>
      </w:r>
      <w:r>
        <w:t xml:space="preserve"> um den Kaffeegenuss weiter zu steigern. </w:t>
      </w:r>
      <w:r w:rsidR="001151E1">
        <w:t>Außerdem kann der Funktionsumfang der Kaffeemaschine noch erweitert werden, beispielsweise über e</w:t>
      </w:r>
      <w:r w:rsidR="00A710CC">
        <w:t>in Touchdisplay, über das</w:t>
      </w:r>
      <w:r w:rsidR="001151E1">
        <w:t xml:space="preserve"> die Eingabe erfolgen kann. Daneben können weitere Brühzyklen für andere Kaffeesorten implementiert werden. </w:t>
      </w:r>
      <w:r w:rsidR="003B6D7F">
        <w:t xml:space="preserve">Somit ergibt sich damit dann eine Kaffeekultur auf </w:t>
      </w:r>
      <w:r w:rsidR="00C91335">
        <w:t>einem neuen Niveau</w:t>
      </w:r>
      <w:r w:rsidR="003B6D7F">
        <w:t>.</w:t>
      </w:r>
    </w:p>
    <w:p w14:paraId="62BF0691" w14:textId="52CD18C4" w:rsidR="000A7347" w:rsidRDefault="000A7347" w:rsidP="000A7347">
      <w:pPr>
        <w:pStyle w:val="Text"/>
      </w:pPr>
    </w:p>
    <w:p w14:paraId="213C0AD2" w14:textId="4F8285A9" w:rsidR="000A7347" w:rsidRDefault="000A7347" w:rsidP="000A7347">
      <w:pPr>
        <w:pStyle w:val="Text"/>
      </w:pPr>
    </w:p>
    <w:p w14:paraId="5D4E89D9" w14:textId="075AB5DE" w:rsidR="000A7347" w:rsidRDefault="000A7347" w:rsidP="000A7347">
      <w:pPr>
        <w:pStyle w:val="Text"/>
      </w:pPr>
    </w:p>
    <w:p w14:paraId="3DFFC0C4" w14:textId="173F5817" w:rsidR="000A7347" w:rsidRDefault="000A7347" w:rsidP="000A7347">
      <w:pPr>
        <w:pStyle w:val="Text"/>
      </w:pPr>
    </w:p>
    <w:p w14:paraId="74231E81" w14:textId="77777777" w:rsidR="000A7347" w:rsidRDefault="000A7347" w:rsidP="000A7347">
      <w:pPr>
        <w:pStyle w:val="Text"/>
      </w:pPr>
    </w:p>
    <w:p w14:paraId="1D0398C3" w14:textId="28D87E92" w:rsidR="001F212C" w:rsidRDefault="00EA295B" w:rsidP="00AB2C14">
      <w:pPr>
        <w:pStyle w:val="ISTextkrper"/>
      </w:pPr>
      <w:r>
        <w:t>Darmstadt, den 05</w:t>
      </w:r>
      <w:r w:rsidR="003B6FDC">
        <w:t>. Februar 20</w:t>
      </w:r>
      <w:r>
        <w:t>19</w:t>
      </w:r>
    </w:p>
    <w:p w14:paraId="2E082A89" w14:textId="77777777" w:rsidR="001F212C" w:rsidRDefault="001F212C" w:rsidP="00AB2C14">
      <w:pPr>
        <w:pStyle w:val="ISTextkrper"/>
      </w:pPr>
    </w:p>
    <w:p w14:paraId="0A549E5E" w14:textId="77777777" w:rsidR="001F212C" w:rsidRDefault="001F212C" w:rsidP="00AB2C14">
      <w:pPr>
        <w:pStyle w:val="ISTextkrper"/>
      </w:pPr>
    </w:p>
    <w:p w14:paraId="6B4C3265" w14:textId="77777777" w:rsidR="001F212C" w:rsidRDefault="001F212C" w:rsidP="00AB2C14">
      <w:pPr>
        <w:pStyle w:val="ISTextkrper"/>
      </w:pPr>
      <w:r>
        <w:t xml:space="preserve">__________________________________                 </w:t>
      </w:r>
      <w:r>
        <w:tab/>
        <w:t>_____________________________________</w:t>
      </w:r>
    </w:p>
    <w:p w14:paraId="65363A03" w14:textId="671BED89" w:rsidR="001F212C" w:rsidRDefault="00ED3C43" w:rsidP="00AB2C14">
      <w:pPr>
        <w:pStyle w:val="ISTextkrper"/>
      </w:pPr>
      <w:r>
        <w:t>Jan Dreiskemper</w:t>
      </w:r>
      <w:r w:rsidR="001F212C">
        <w:tab/>
      </w:r>
      <w:r w:rsidR="001F212C">
        <w:tab/>
      </w:r>
      <w:r w:rsidR="001F212C">
        <w:tab/>
      </w:r>
      <w:r w:rsidR="001F212C">
        <w:tab/>
      </w:r>
      <w:r w:rsidR="001F212C">
        <w:tab/>
      </w:r>
      <w:r>
        <w:t>Jan Radzey</w:t>
      </w:r>
    </w:p>
    <w:p w14:paraId="60D18E0F" w14:textId="77777777" w:rsidR="00ED3C43" w:rsidRDefault="00ED3C43" w:rsidP="00ED3C43">
      <w:pPr>
        <w:pStyle w:val="ISTextkrper"/>
      </w:pPr>
    </w:p>
    <w:p w14:paraId="6243C82A" w14:textId="77777777" w:rsidR="00ED3C43" w:rsidRDefault="00ED3C43" w:rsidP="00ED3C43">
      <w:pPr>
        <w:pStyle w:val="ISTextkrper"/>
      </w:pPr>
      <w:r>
        <w:t xml:space="preserve">__________________________________                 </w:t>
      </w:r>
      <w:r>
        <w:tab/>
        <w:t>_____________________________________</w:t>
      </w:r>
    </w:p>
    <w:p w14:paraId="5D62D09E" w14:textId="6C955415" w:rsidR="00ED3C43" w:rsidRPr="00CA1070" w:rsidRDefault="00ED3C43" w:rsidP="00CA1070">
      <w:pPr>
        <w:pStyle w:val="ISTextkrper"/>
        <w:rPr>
          <w:ins w:id="115" w:author="Autor" w:date="2019-02-06T08:49:00Z"/>
        </w:rPr>
      </w:pPr>
      <w:r>
        <w:t>Annemike Unterschütz</w:t>
      </w:r>
      <w:r>
        <w:tab/>
      </w:r>
      <w:r>
        <w:tab/>
      </w:r>
      <w:r>
        <w:tab/>
      </w:r>
      <w:r>
        <w:tab/>
      </w:r>
      <w:r w:rsidR="00CA1070" w:rsidRPr="00CA1070">
        <w:t>Florian Vierneisel</w:t>
      </w:r>
    </w:p>
    <w:p w14:paraId="3E32E37A" w14:textId="5A5B1BA8" w:rsidR="00622A76" w:rsidRDefault="00622A76" w:rsidP="00ED3C43">
      <w:pPr>
        <w:pStyle w:val="ISTextkrper"/>
        <w:rPr>
          <w:ins w:id="116" w:author="Autor" w:date="2019-02-06T08:49:00Z"/>
        </w:rPr>
      </w:pPr>
    </w:p>
    <w:p w14:paraId="7440F39D" w14:textId="7ACECA57" w:rsidR="00622A76" w:rsidRDefault="00622A76" w:rsidP="00ED3C43">
      <w:pPr>
        <w:pStyle w:val="ISTextkrper"/>
        <w:rPr>
          <w:ins w:id="117" w:author="Autor" w:date="2019-02-06T08:49:00Z"/>
        </w:rPr>
      </w:pPr>
    </w:p>
    <w:p w14:paraId="7F115FA1" w14:textId="3F4D066B" w:rsidR="00ED3C43" w:rsidRPr="00F53F74" w:rsidRDefault="00ED3C43" w:rsidP="00AB2C14">
      <w:pPr>
        <w:pStyle w:val="ISTextkrper"/>
      </w:pPr>
    </w:p>
    <w:sectPr w:rsidR="00ED3C43" w:rsidRPr="00F53F74" w:rsidSect="004202A2">
      <w:headerReference w:type="default" r:id="rId43"/>
      <w:pgSz w:w="11906" w:h="16838"/>
      <w:pgMar w:top="1701" w:right="1134" w:bottom="1418" w:left="1701" w:header="709" w:footer="907"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9" w:author="Autor" w:date="2019-02-06T08:47:00Z" w:initials="A">
    <w:p w14:paraId="4333E425" w14:textId="38C44558" w:rsidR="00BB5398" w:rsidRDefault="00BB5398">
      <w:pPr>
        <w:pStyle w:val="Kommentartext"/>
      </w:pPr>
      <w:r>
        <w:rPr>
          <w:rStyle w:val="Kommentarzeichen"/>
        </w:rPr>
        <w:annotationRef/>
      </w:r>
    </w:p>
  </w:comment>
  <w:comment w:id="112" w:author="Autor" w:date="2019-02-06T08:47:00Z" w:initials="A">
    <w:p w14:paraId="5CA51C01" w14:textId="02A965D5" w:rsidR="00BB5398" w:rsidRDefault="00BB5398">
      <w:pPr>
        <w:pStyle w:val="Kommentartext"/>
      </w:pPr>
      <w:r>
        <w:rPr>
          <w:rStyle w:val="Kommentarzeichen"/>
        </w:rPr>
        <w:annotationRef/>
      </w:r>
      <w:r>
        <w:t>Gibt e es für die obrige aktr abbiildung  nicht noch ein anderes bild. Außerdem fehkt die Bildunterschrift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33E425" w15:done="0"/>
  <w15:commentEx w15:paraId="5CA51C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DF490C" w16cid:durableId="20051AED"/>
  <w16cid:commentId w16cid:paraId="4333E425" w16cid:durableId="20051D97"/>
  <w16cid:commentId w16cid:paraId="5CA51C01" w16cid:durableId="20051DA0"/>
  <w16cid:commentId w16cid:paraId="197F2E5D" w16cid:durableId="20051DE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208969" w14:textId="77777777" w:rsidR="00AB16CB" w:rsidRDefault="00AB16CB">
      <w:r>
        <w:separator/>
      </w:r>
    </w:p>
    <w:p w14:paraId="594478F4" w14:textId="77777777" w:rsidR="00AB16CB" w:rsidRDefault="00AB16CB"/>
  </w:endnote>
  <w:endnote w:type="continuationSeparator" w:id="0">
    <w:p w14:paraId="7FB85CDE" w14:textId="77777777" w:rsidR="00AB16CB" w:rsidRDefault="00AB16CB">
      <w:r>
        <w:continuationSeparator/>
      </w:r>
    </w:p>
    <w:p w14:paraId="5ECF9D85" w14:textId="77777777" w:rsidR="00AB16CB" w:rsidRDefault="00AB16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Charter">
    <w:altName w:val="Courier New"/>
    <w:charset w:val="00"/>
    <w:family w:val="auto"/>
    <w:pitch w:val="variable"/>
    <w:sig w:usb0="00000003" w:usb1="00000000" w:usb2="00000000" w:usb3="00000000" w:csb0="00000001" w:csb1="00000000"/>
  </w:font>
  <w:font w:name="FrontPage">
    <w:altName w:val="Courier New"/>
    <w:panose1 w:val="00000400000000000000"/>
    <w:charset w:val="00"/>
    <w:family w:val="auto"/>
    <w:pitch w:val="variable"/>
    <w:sig w:usb0="A00000EF" w:usb1="2000F5C7" w:usb2="00000000" w:usb3="00000000" w:csb0="0000009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B24BE" w14:textId="41C550F9" w:rsidR="00FE119A" w:rsidRPr="00095E7F" w:rsidRDefault="00FE119A" w:rsidP="004202A2">
    <w:pPr>
      <w:pStyle w:val="Fuzeile"/>
      <w:tabs>
        <w:tab w:val="clear" w:pos="4820"/>
        <w:tab w:val="clear" w:pos="9639"/>
        <w:tab w:val="right" w:pos="9072"/>
      </w:tabs>
      <w:jc w:val="right"/>
    </w:pPr>
    <w:r>
      <w:rPr>
        <w:noProof/>
      </w:rPr>
      <mc:AlternateContent>
        <mc:Choice Requires="wps">
          <w:drawing>
            <wp:anchor distT="0" distB="0" distL="114300" distR="114300" simplePos="0" relativeHeight="251675136" behindDoc="1" locked="1" layoutInCell="1" allowOverlap="1" wp14:anchorId="270465D9" wp14:editId="6EC40780">
              <wp:simplePos x="0" y="0"/>
              <wp:positionH relativeFrom="page">
                <wp:posOffset>1080135</wp:posOffset>
              </wp:positionH>
              <wp:positionV relativeFrom="page">
                <wp:posOffset>9865360</wp:posOffset>
              </wp:positionV>
              <wp:extent cx="5760085" cy="0"/>
              <wp:effectExtent l="13335" t="6985" r="8255" b="12065"/>
              <wp:wrapNone/>
              <wp:docPr id="2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9FC6804" id="Line 42" o:spid="_x0000_s102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76.8pt" to="538.6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cs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" strokeweight=".5pt">
              <w10:wrap anchorx="page" anchory="page"/>
              <w10:anchorlock/>
            </v:line>
          </w:pict>
        </mc:Fallback>
      </mc:AlternateContent>
    </w:r>
    <w:r>
      <w:rPr>
        <w:rStyle w:val="Seitenzahl"/>
      </w:rPr>
      <w:fldChar w:fldCharType="begin"/>
    </w:r>
    <w:r w:rsidRPr="004202A2">
      <w:rPr>
        <w:rStyle w:val="Seitenzahl"/>
      </w:rPr>
      <w:instrText xml:space="preserve"> PAGE </w:instrText>
    </w:r>
    <w:r>
      <w:rPr>
        <w:rStyle w:val="Seitenzahl"/>
      </w:rPr>
      <w:fldChar w:fldCharType="separate"/>
    </w:r>
    <w:r w:rsidR="00EE5698">
      <w:rPr>
        <w:rStyle w:val="Seitenzahl"/>
        <w:noProof/>
      </w:rPr>
      <w:t>22</w:t>
    </w:r>
    <w:r>
      <w:rPr>
        <w:rStyle w:val="Seitenzahl"/>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CE23E0" w14:textId="77777777" w:rsidR="00AB16CB" w:rsidRDefault="00AB16CB">
      <w:r>
        <w:separator/>
      </w:r>
    </w:p>
    <w:p w14:paraId="704315EC" w14:textId="77777777" w:rsidR="00AB16CB" w:rsidRDefault="00AB16CB"/>
  </w:footnote>
  <w:footnote w:type="continuationSeparator" w:id="0">
    <w:p w14:paraId="7FBA2F23" w14:textId="77777777" w:rsidR="00AB16CB" w:rsidRDefault="00AB16CB">
      <w:r>
        <w:continuationSeparator/>
      </w:r>
    </w:p>
    <w:p w14:paraId="24AF3D2A" w14:textId="77777777" w:rsidR="00AB16CB" w:rsidRDefault="00AB16C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7739" w14:textId="77777777" w:rsidR="00FE119A" w:rsidRDefault="00FE119A" w:rsidP="005B0438">
    <w:pPr>
      <w:pStyle w:val="Kopfzeile"/>
    </w:pPr>
    <w:r>
      <w:rPr>
        <w:noProof/>
      </w:rPr>
      <mc:AlternateContent>
        <mc:Choice Requires="wps">
          <w:drawing>
            <wp:anchor distT="0" distB="0" distL="114300" distR="114300" simplePos="0" relativeHeight="251662848" behindDoc="1" locked="0" layoutInCell="1" allowOverlap="1" wp14:anchorId="209FF254" wp14:editId="33203651">
              <wp:simplePos x="0" y="0"/>
              <wp:positionH relativeFrom="page">
                <wp:posOffset>1080135</wp:posOffset>
              </wp:positionH>
              <wp:positionV relativeFrom="page">
                <wp:posOffset>720090</wp:posOffset>
              </wp:positionV>
              <wp:extent cx="5760085" cy="144145"/>
              <wp:effectExtent l="3810" t="0" r="0" b="2540"/>
              <wp:wrapNone/>
              <wp:docPr id="2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44145"/>
                      </a:xfrm>
                      <a:prstGeom prst="rect">
                        <a:avLst/>
                      </a:prstGeom>
                      <a:solidFill>
                        <a:srgbClr val="005AA9"/>
                      </a:solidFill>
                      <a:ln>
                        <a:noFill/>
                      </a:ln>
                      <a:extLst>
                        <a:ext uri="{91240B29-F687-4F45-9708-019B960494DF}">
                          <a14:hiddenLine xmlns:a14="http://schemas.microsoft.com/office/drawing/2010/main" w="3175">
                            <a:solidFill>
                              <a:srgbClr val="B5B5B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7E3A85D" id="Rectangle 30" o:spid="_x0000_s1026" style="position:absolute;margin-left:85.05pt;margin-top:56.7pt;width:453.55pt;height:11.3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" fillcolor="#005aa9" stroked="f" strokecolor="#b5b5b5" strokeweight=".25pt">
              <w10:wrap anchorx="page" anchory="page"/>
            </v:rect>
          </w:pict>
        </mc:Fallback>
      </mc:AlternateContent>
    </w:r>
    <w:r>
      <w:rPr>
        <w:noProof/>
      </w:rPr>
      <mc:AlternateContent>
        <mc:Choice Requires="wps">
          <w:drawing>
            <wp:anchor distT="0" distB="0" distL="114300" distR="114300" simplePos="0" relativeHeight="251661824" behindDoc="1" locked="0" layoutInCell="1" allowOverlap="1" wp14:anchorId="75D084EF" wp14:editId="5B88B7EA">
              <wp:simplePos x="0" y="0"/>
              <wp:positionH relativeFrom="page">
                <wp:posOffset>1080135</wp:posOffset>
              </wp:positionH>
              <wp:positionV relativeFrom="page">
                <wp:posOffset>914400</wp:posOffset>
              </wp:positionV>
              <wp:extent cx="5760085" cy="0"/>
              <wp:effectExtent l="13335" t="9525" r="8255" b="9525"/>
              <wp:wrapNone/>
              <wp:docPr id="2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53A1145" id="Line 29" o:spid="_x0000_s1026"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1in" to="538.6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j1P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" strokeweight="1.2pt">
              <w10:wrap anchorx="page" anchory="page"/>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117D3" w14:textId="77777777" w:rsidR="00FE119A" w:rsidRDefault="00FE119A" w:rsidP="005B0438">
    <w:pPr>
      <w:pStyle w:val="Kopfzeile"/>
    </w:pPr>
    <w:r>
      <w:rPr>
        <w:noProof/>
      </w:rPr>
      <mc:AlternateContent>
        <mc:Choice Requires="wps">
          <w:drawing>
            <wp:anchor distT="0" distB="0" distL="114300" distR="114300" simplePos="0" relativeHeight="251673088" behindDoc="1" locked="0" layoutInCell="1" allowOverlap="1" wp14:anchorId="7160B940" wp14:editId="26AFC0EA">
              <wp:simplePos x="0" y="0"/>
              <wp:positionH relativeFrom="page">
                <wp:posOffset>1080135</wp:posOffset>
              </wp:positionH>
              <wp:positionV relativeFrom="page">
                <wp:posOffset>720090</wp:posOffset>
              </wp:positionV>
              <wp:extent cx="5760085" cy="144145"/>
              <wp:effectExtent l="3810" t="0" r="0" b="2540"/>
              <wp:wrapNone/>
              <wp:docPr id="7"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44145"/>
                      </a:xfrm>
                      <a:prstGeom prst="rect">
                        <a:avLst/>
                      </a:prstGeom>
                      <a:solidFill>
                        <a:srgbClr val="005AA9"/>
                      </a:solidFill>
                      <a:ln>
                        <a:noFill/>
                      </a:ln>
                      <a:extLst>
                        <a:ext uri="{91240B29-F687-4F45-9708-019B960494DF}">
                          <a14:hiddenLine xmlns:a14="http://schemas.microsoft.com/office/drawing/2010/main" w="3175">
                            <a:solidFill>
                              <a:srgbClr val="B5B5B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5D5581" id="Rectangle 40" o:spid="_x0000_s1026" style="position:absolute;margin-left:85.05pt;margin-top:56.7pt;width:453.55pt;height:11.3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" fillcolor="#005aa9" stroked="f" strokecolor="#b5b5b5" strokeweight=".25pt">
              <w10:wrap anchorx="page" anchory="page"/>
            </v:rect>
          </w:pict>
        </mc:Fallback>
      </mc:AlternateContent>
    </w:r>
    <w:r>
      <w:rPr>
        <w:noProof/>
      </w:rPr>
      <mc:AlternateContent>
        <mc:Choice Requires="wps">
          <w:drawing>
            <wp:anchor distT="0" distB="0" distL="114300" distR="114300" simplePos="0" relativeHeight="251672064" behindDoc="1" locked="0" layoutInCell="1" allowOverlap="1" wp14:anchorId="3F88A3CE" wp14:editId="7800E4A8">
              <wp:simplePos x="0" y="0"/>
              <wp:positionH relativeFrom="page">
                <wp:posOffset>1080135</wp:posOffset>
              </wp:positionH>
              <wp:positionV relativeFrom="page">
                <wp:posOffset>914400</wp:posOffset>
              </wp:positionV>
              <wp:extent cx="5760085" cy="0"/>
              <wp:effectExtent l="13335" t="9525" r="8255" b="9525"/>
              <wp:wrapNone/>
              <wp:docPr id="6"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3DD1E41" id="Line 39" o:spid="_x0000_s1026" style="position:absolute;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1in" to="538.6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Df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" strokeweight="1.2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A245F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B2FF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B96A6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B091A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B491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52EA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58617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05862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BE4B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9226C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067FE"/>
    <w:multiLevelType w:val="hybridMultilevel"/>
    <w:tmpl w:val="D2BC1B58"/>
    <w:lvl w:ilvl="0" w:tplc="7F021668">
      <w:numFmt w:val="bullet"/>
      <w:lvlText w:val="-"/>
      <w:lvlJc w:val="left"/>
      <w:pPr>
        <w:ind w:left="720" w:hanging="360"/>
      </w:pPr>
      <w:rPr>
        <w:rFonts w:ascii="Charter" w:eastAsia="Times New Roman" w:hAnsi="Charter"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9F35F29"/>
    <w:multiLevelType w:val="multilevel"/>
    <w:tmpl w:val="16507C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1883BB5"/>
    <w:multiLevelType w:val="multilevel"/>
    <w:tmpl w:val="BA667A76"/>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38041BE"/>
    <w:multiLevelType w:val="multilevel"/>
    <w:tmpl w:val="9E9423D0"/>
    <w:numStyleLink w:val="Aufzhlung"/>
  </w:abstractNum>
  <w:abstractNum w:abstractNumId="14" w15:restartNumberingAfterBreak="0">
    <w:nsid w:val="1463600E"/>
    <w:multiLevelType w:val="hybridMultilevel"/>
    <w:tmpl w:val="912A707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1C146D41"/>
    <w:multiLevelType w:val="hybridMultilevel"/>
    <w:tmpl w:val="4150156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1E1536C5"/>
    <w:multiLevelType w:val="multilevel"/>
    <w:tmpl w:val="9E9423D0"/>
    <w:numStyleLink w:val="Aufzhlung"/>
  </w:abstractNum>
  <w:abstractNum w:abstractNumId="17" w15:restartNumberingAfterBreak="0">
    <w:nsid w:val="1E2F1E57"/>
    <w:multiLevelType w:val="multilevel"/>
    <w:tmpl w:val="D43C87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Charter" w:hAnsi="Charter"/>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E376E26"/>
    <w:multiLevelType w:val="multilevel"/>
    <w:tmpl w:val="41501562"/>
    <w:lvl w:ilvl="0">
      <w:start w:val="1"/>
      <w:numFmt w:val="decimal"/>
      <w:lvlText w:val="%1."/>
      <w:lvlJc w:val="left"/>
      <w:pPr>
        <w:tabs>
          <w:tab w:val="num" w:pos="720"/>
        </w:tabs>
        <w:ind w:left="720" w:hanging="360"/>
      </w:pPr>
      <w:rPr>
        <w:rFonts w:ascii="Bitstream Charter" w:hAnsi="Bitstream Charte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FCE477E"/>
    <w:multiLevelType w:val="multilevel"/>
    <w:tmpl w:val="D43C87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Charter" w:hAnsi="Charter"/>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27E82558"/>
    <w:multiLevelType w:val="multilevel"/>
    <w:tmpl w:val="D43C87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Charter" w:hAnsi="Charter"/>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09E5514"/>
    <w:multiLevelType w:val="multilevel"/>
    <w:tmpl w:val="D43C87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Charter" w:hAnsi="Charter"/>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3C668FE"/>
    <w:multiLevelType w:val="multilevel"/>
    <w:tmpl w:val="9E9423D0"/>
    <w:styleLink w:val="Aufzhlung"/>
    <w:lvl w:ilvl="0">
      <w:start w:val="1"/>
      <w:numFmt w:val="bullet"/>
      <w:lvlText w:val=""/>
      <w:lvlJc w:val="left"/>
      <w:pPr>
        <w:tabs>
          <w:tab w:val="num" w:pos="720"/>
        </w:tabs>
        <w:ind w:left="720" w:hanging="360"/>
      </w:pPr>
      <w:rPr>
        <w:rFonts w:ascii="Wingdings" w:hAnsi="Wingdings"/>
        <w:sz w:val="22"/>
      </w:rPr>
    </w:lvl>
    <w:lvl w:ilvl="1">
      <w:start w:val="1"/>
      <w:numFmt w:val="bullet"/>
      <w:lvlText w:val=""/>
      <w:lvlJc w:val="left"/>
      <w:pPr>
        <w:tabs>
          <w:tab w:val="num" w:pos="1440"/>
        </w:tabs>
        <w:ind w:left="1440" w:hanging="360"/>
      </w:pPr>
      <w:rPr>
        <w:rFonts w:ascii="Wingdings" w:hAnsi="Wingdings" w:cs="Courier New" w:hint="default"/>
      </w:rPr>
    </w:lvl>
    <w:lvl w:ilvl="2">
      <w:start w:val="1"/>
      <w:numFmt w:val="bullet"/>
      <w:lvlText w:val="o"/>
      <w:lvlJc w:val="left"/>
      <w:pPr>
        <w:tabs>
          <w:tab w:val="num" w:pos="2160"/>
        </w:tabs>
        <w:ind w:left="2160" w:hanging="360"/>
      </w:pPr>
      <w:rPr>
        <w:rFonts w:ascii="Courier New" w:hAnsi="Courier New"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5390499"/>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7655479"/>
    <w:multiLevelType w:val="multilevel"/>
    <w:tmpl w:val="D43C87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Charter" w:hAnsi="Charter"/>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76C5FFF"/>
    <w:multiLevelType w:val="multilevel"/>
    <w:tmpl w:val="C7188EC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385F50C3"/>
    <w:multiLevelType w:val="hybridMultilevel"/>
    <w:tmpl w:val="16507CE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39355BF4"/>
    <w:multiLevelType w:val="hybridMultilevel"/>
    <w:tmpl w:val="C616CAC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E4512A7"/>
    <w:multiLevelType w:val="multilevel"/>
    <w:tmpl w:val="9E9423D0"/>
    <w:numStyleLink w:val="Aufzhlung"/>
  </w:abstractNum>
  <w:abstractNum w:abstractNumId="29" w15:restartNumberingAfterBreak="0">
    <w:nsid w:val="436B222D"/>
    <w:multiLevelType w:val="hybridMultilevel"/>
    <w:tmpl w:val="4594C4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9C0612"/>
    <w:multiLevelType w:val="multilevel"/>
    <w:tmpl w:val="41501562"/>
    <w:lvl w:ilvl="0">
      <w:start w:val="1"/>
      <w:numFmt w:val="decimal"/>
      <w:lvlText w:val="%1."/>
      <w:lvlJc w:val="left"/>
      <w:pPr>
        <w:tabs>
          <w:tab w:val="num" w:pos="720"/>
        </w:tabs>
        <w:ind w:left="720" w:hanging="360"/>
      </w:pPr>
      <w:rPr>
        <w:rFonts w:ascii="Charter" w:hAnsi="Charte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46EB5E52"/>
    <w:multiLevelType w:val="hybridMultilevel"/>
    <w:tmpl w:val="6124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4B08D7"/>
    <w:multiLevelType w:val="multilevel"/>
    <w:tmpl w:val="41501562"/>
    <w:lvl w:ilvl="0">
      <w:start w:val="1"/>
      <w:numFmt w:val="decimal"/>
      <w:lvlText w:val="%1."/>
      <w:lvlJc w:val="left"/>
      <w:pPr>
        <w:tabs>
          <w:tab w:val="num" w:pos="720"/>
        </w:tabs>
        <w:ind w:left="720" w:hanging="360"/>
      </w:pPr>
      <w:rPr>
        <w:rFonts w:ascii="Charter" w:hAnsi="Charte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4BFF4DB4"/>
    <w:multiLevelType w:val="multilevel"/>
    <w:tmpl w:val="723E0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6735DC"/>
    <w:multiLevelType w:val="hybridMultilevel"/>
    <w:tmpl w:val="57CC9686"/>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54550983"/>
    <w:multiLevelType w:val="hybridMultilevel"/>
    <w:tmpl w:val="321E12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4BE4B2D"/>
    <w:multiLevelType w:val="hybridMultilevel"/>
    <w:tmpl w:val="9E9423D0"/>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F0106B9"/>
    <w:multiLevelType w:val="hybridMultilevel"/>
    <w:tmpl w:val="13B0A378"/>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61F00872"/>
    <w:multiLevelType w:val="multilevel"/>
    <w:tmpl w:val="3F9A63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111A50"/>
    <w:multiLevelType w:val="hybridMultilevel"/>
    <w:tmpl w:val="3D2421D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0" w15:restartNumberingAfterBreak="0">
    <w:nsid w:val="68AB4306"/>
    <w:multiLevelType w:val="hybridMultilevel"/>
    <w:tmpl w:val="E79258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BD35E49"/>
    <w:multiLevelType w:val="multilevel"/>
    <w:tmpl w:val="9E9423D0"/>
    <w:numStyleLink w:val="Aufzhlung"/>
  </w:abstractNum>
  <w:abstractNum w:abstractNumId="42" w15:restartNumberingAfterBreak="0">
    <w:nsid w:val="6C500D43"/>
    <w:multiLevelType w:val="hybridMultilevel"/>
    <w:tmpl w:val="EA82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923D5"/>
    <w:multiLevelType w:val="multilevel"/>
    <w:tmpl w:val="9E9423D0"/>
    <w:numStyleLink w:val="Aufzhlung"/>
  </w:abstractNum>
  <w:abstractNum w:abstractNumId="44" w15:restartNumberingAfterBreak="0">
    <w:nsid w:val="7BB77787"/>
    <w:multiLevelType w:val="multilevel"/>
    <w:tmpl w:val="9E9423D0"/>
    <w:numStyleLink w:val="Aufzhlung"/>
  </w:abstractNum>
  <w:abstractNum w:abstractNumId="45" w15:restartNumberingAfterBreak="0">
    <w:nsid w:val="7E0C62C3"/>
    <w:multiLevelType w:val="multilevel"/>
    <w:tmpl w:val="284AF17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2"/>
  </w:num>
  <w:num w:numId="2">
    <w:abstractNumId w:val="36"/>
  </w:num>
  <w:num w:numId="3">
    <w:abstractNumId w:val="22"/>
  </w:num>
  <w:num w:numId="4">
    <w:abstractNumId w:val="13"/>
  </w:num>
  <w:num w:numId="5">
    <w:abstractNumId w:val="16"/>
  </w:num>
  <w:num w:numId="6">
    <w:abstractNumId w:val="39"/>
  </w:num>
  <w:num w:numId="7">
    <w:abstractNumId w:val="44"/>
  </w:num>
  <w:num w:numId="8">
    <w:abstractNumId w:val="34"/>
  </w:num>
  <w:num w:numId="9">
    <w:abstractNumId w:val="15"/>
  </w:num>
  <w:num w:numId="10">
    <w:abstractNumId w:val="43"/>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6"/>
  </w:num>
  <w:num w:numId="22">
    <w:abstractNumId w:val="11"/>
  </w:num>
  <w:num w:numId="23">
    <w:abstractNumId w:val="45"/>
  </w:num>
  <w:num w:numId="24">
    <w:abstractNumId w:val="25"/>
  </w:num>
  <w:num w:numId="25">
    <w:abstractNumId w:val="18"/>
  </w:num>
  <w:num w:numId="26">
    <w:abstractNumId w:val="41"/>
  </w:num>
  <w:num w:numId="27">
    <w:abstractNumId w:val="21"/>
  </w:num>
  <w:num w:numId="28">
    <w:abstractNumId w:val="28"/>
  </w:num>
  <w:num w:numId="29">
    <w:abstractNumId w:val="27"/>
  </w:num>
  <w:num w:numId="30">
    <w:abstractNumId w:val="20"/>
  </w:num>
  <w:num w:numId="31">
    <w:abstractNumId w:val="32"/>
  </w:num>
  <w:num w:numId="32">
    <w:abstractNumId w:val="24"/>
  </w:num>
  <w:num w:numId="33">
    <w:abstractNumId w:val="17"/>
  </w:num>
  <w:num w:numId="34">
    <w:abstractNumId w:val="19"/>
  </w:num>
  <w:num w:numId="35">
    <w:abstractNumId w:val="37"/>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14"/>
  </w:num>
  <w:num w:numId="39">
    <w:abstractNumId w:val="30"/>
  </w:num>
  <w:num w:numId="40">
    <w:abstractNumId w:val="23"/>
  </w:num>
  <w:num w:numId="41">
    <w:abstractNumId w:val="31"/>
  </w:num>
  <w:num w:numId="42">
    <w:abstractNumId w:val="42"/>
  </w:num>
  <w:num w:numId="43">
    <w:abstractNumId w:val="10"/>
  </w:num>
  <w:num w:numId="44">
    <w:abstractNumId w:val="35"/>
  </w:num>
  <w:num w:numId="45">
    <w:abstractNumId w:val="29"/>
  </w:num>
  <w:num w:numId="46">
    <w:abstractNumId w:val="33"/>
  </w:num>
  <w:num w:numId="47">
    <w:abstractNumId w:val="38"/>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removePersonalInformation/>
  <w:activeWritingStyle w:appName="MSWord" w:lang="en-GB" w:vendorID="64" w:dllVersion="6" w:nlCheck="1" w:checkStyle="0"/>
  <w:activeWritingStyle w:appName="MSWord" w:lang="de-DE" w:vendorID="64" w:dllVersion="6" w:nlCheck="1" w:checkStyle="0"/>
  <w:activeWritingStyle w:appName="MSWord" w:lang="it-IT"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9"/>
  <w:autoHyphenation/>
  <w:hyphenationZone w:val="425"/>
  <w:characterSpacingControl w:val="doNotCompress"/>
  <w:hdrShapeDefaults>
    <o:shapedefaults v:ext="edit" spidmax="2049">
      <o:colormru v:ext="edit" colors="#b5b5b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2B5"/>
    <w:rsid w:val="00000F3C"/>
    <w:rsid w:val="00001DD1"/>
    <w:rsid w:val="0000267A"/>
    <w:rsid w:val="00002E3A"/>
    <w:rsid w:val="0000354B"/>
    <w:rsid w:val="000035D5"/>
    <w:rsid w:val="00003C85"/>
    <w:rsid w:val="00010FD1"/>
    <w:rsid w:val="00011409"/>
    <w:rsid w:val="00012C3A"/>
    <w:rsid w:val="000157D6"/>
    <w:rsid w:val="00020B09"/>
    <w:rsid w:val="00023755"/>
    <w:rsid w:val="00024F0C"/>
    <w:rsid w:val="00025E52"/>
    <w:rsid w:val="00030087"/>
    <w:rsid w:val="00032BBB"/>
    <w:rsid w:val="00034A0D"/>
    <w:rsid w:val="00035D11"/>
    <w:rsid w:val="00036F41"/>
    <w:rsid w:val="00040B3E"/>
    <w:rsid w:val="000430D6"/>
    <w:rsid w:val="00044C93"/>
    <w:rsid w:val="0004545D"/>
    <w:rsid w:val="000461B5"/>
    <w:rsid w:val="000509B7"/>
    <w:rsid w:val="00053708"/>
    <w:rsid w:val="00053A93"/>
    <w:rsid w:val="00056067"/>
    <w:rsid w:val="000575C8"/>
    <w:rsid w:val="0006669B"/>
    <w:rsid w:val="00070305"/>
    <w:rsid w:val="00072282"/>
    <w:rsid w:val="000729A1"/>
    <w:rsid w:val="0007339F"/>
    <w:rsid w:val="00074A13"/>
    <w:rsid w:val="00076F60"/>
    <w:rsid w:val="0008051C"/>
    <w:rsid w:val="0008182A"/>
    <w:rsid w:val="00082A84"/>
    <w:rsid w:val="00084510"/>
    <w:rsid w:val="00087ACE"/>
    <w:rsid w:val="00087FF5"/>
    <w:rsid w:val="000A19C2"/>
    <w:rsid w:val="000A50AE"/>
    <w:rsid w:val="000A56BB"/>
    <w:rsid w:val="000A63F6"/>
    <w:rsid w:val="000A7347"/>
    <w:rsid w:val="000B20D9"/>
    <w:rsid w:val="000B2313"/>
    <w:rsid w:val="000B3C58"/>
    <w:rsid w:val="000B6142"/>
    <w:rsid w:val="000B6282"/>
    <w:rsid w:val="000B6395"/>
    <w:rsid w:val="000C02B5"/>
    <w:rsid w:val="000C1FC8"/>
    <w:rsid w:val="000C24D4"/>
    <w:rsid w:val="000C2DBE"/>
    <w:rsid w:val="000C3AF3"/>
    <w:rsid w:val="000C3CE8"/>
    <w:rsid w:val="000C470C"/>
    <w:rsid w:val="000C6FBE"/>
    <w:rsid w:val="000D07EA"/>
    <w:rsid w:val="000D1E64"/>
    <w:rsid w:val="000E1342"/>
    <w:rsid w:val="000E1378"/>
    <w:rsid w:val="000E3E31"/>
    <w:rsid w:val="000E5D3A"/>
    <w:rsid w:val="000E778A"/>
    <w:rsid w:val="000E7F63"/>
    <w:rsid w:val="000F54ED"/>
    <w:rsid w:val="000F67FE"/>
    <w:rsid w:val="000F7754"/>
    <w:rsid w:val="00101385"/>
    <w:rsid w:val="001034CA"/>
    <w:rsid w:val="00105200"/>
    <w:rsid w:val="00106AA5"/>
    <w:rsid w:val="0011199C"/>
    <w:rsid w:val="00111FBA"/>
    <w:rsid w:val="00112923"/>
    <w:rsid w:val="001135BB"/>
    <w:rsid w:val="00114A6E"/>
    <w:rsid w:val="001151E1"/>
    <w:rsid w:val="0011593F"/>
    <w:rsid w:val="0012119D"/>
    <w:rsid w:val="001242F2"/>
    <w:rsid w:val="00126150"/>
    <w:rsid w:val="00130218"/>
    <w:rsid w:val="00131348"/>
    <w:rsid w:val="00131352"/>
    <w:rsid w:val="001324F5"/>
    <w:rsid w:val="00132745"/>
    <w:rsid w:val="001340BB"/>
    <w:rsid w:val="001344DC"/>
    <w:rsid w:val="00141826"/>
    <w:rsid w:val="0014331E"/>
    <w:rsid w:val="00150943"/>
    <w:rsid w:val="00156A01"/>
    <w:rsid w:val="001573B7"/>
    <w:rsid w:val="00157AD1"/>
    <w:rsid w:val="00157BE0"/>
    <w:rsid w:val="00160C85"/>
    <w:rsid w:val="00161058"/>
    <w:rsid w:val="001644A7"/>
    <w:rsid w:val="001652C1"/>
    <w:rsid w:val="001659EB"/>
    <w:rsid w:val="00174942"/>
    <w:rsid w:val="0018044D"/>
    <w:rsid w:val="00180910"/>
    <w:rsid w:val="00180A22"/>
    <w:rsid w:val="00183222"/>
    <w:rsid w:val="00184550"/>
    <w:rsid w:val="0018466D"/>
    <w:rsid w:val="00190177"/>
    <w:rsid w:val="00191C25"/>
    <w:rsid w:val="0019284E"/>
    <w:rsid w:val="00195369"/>
    <w:rsid w:val="001A0EED"/>
    <w:rsid w:val="001A0FC6"/>
    <w:rsid w:val="001A7C10"/>
    <w:rsid w:val="001B1F11"/>
    <w:rsid w:val="001B2BBC"/>
    <w:rsid w:val="001B644F"/>
    <w:rsid w:val="001C2136"/>
    <w:rsid w:val="001C22DC"/>
    <w:rsid w:val="001C4235"/>
    <w:rsid w:val="001C458D"/>
    <w:rsid w:val="001C4BCD"/>
    <w:rsid w:val="001C5E0D"/>
    <w:rsid w:val="001C7123"/>
    <w:rsid w:val="001D3A69"/>
    <w:rsid w:val="001D7F01"/>
    <w:rsid w:val="001E13E1"/>
    <w:rsid w:val="001E2194"/>
    <w:rsid w:val="001E3B44"/>
    <w:rsid w:val="001E5ACF"/>
    <w:rsid w:val="001E7223"/>
    <w:rsid w:val="001F212C"/>
    <w:rsid w:val="001F31F5"/>
    <w:rsid w:val="001F701B"/>
    <w:rsid w:val="0020534A"/>
    <w:rsid w:val="0020576F"/>
    <w:rsid w:val="002123EB"/>
    <w:rsid w:val="00212F22"/>
    <w:rsid w:val="00214AE4"/>
    <w:rsid w:val="00215991"/>
    <w:rsid w:val="0021666D"/>
    <w:rsid w:val="00221647"/>
    <w:rsid w:val="00222FDA"/>
    <w:rsid w:val="002231B4"/>
    <w:rsid w:val="00223A89"/>
    <w:rsid w:val="002309BA"/>
    <w:rsid w:val="00237B00"/>
    <w:rsid w:val="0024023C"/>
    <w:rsid w:val="002418B3"/>
    <w:rsid w:val="00242338"/>
    <w:rsid w:val="00243C11"/>
    <w:rsid w:val="00245539"/>
    <w:rsid w:val="0024558D"/>
    <w:rsid w:val="00246DF6"/>
    <w:rsid w:val="00252294"/>
    <w:rsid w:val="00252981"/>
    <w:rsid w:val="00260C4A"/>
    <w:rsid w:val="00261D94"/>
    <w:rsid w:val="002636FC"/>
    <w:rsid w:val="00263C0D"/>
    <w:rsid w:val="00267F04"/>
    <w:rsid w:val="0027321F"/>
    <w:rsid w:val="00275BC0"/>
    <w:rsid w:val="00276F3A"/>
    <w:rsid w:val="0028255B"/>
    <w:rsid w:val="002832E9"/>
    <w:rsid w:val="002900C6"/>
    <w:rsid w:val="002924C7"/>
    <w:rsid w:val="0029331E"/>
    <w:rsid w:val="00293AEB"/>
    <w:rsid w:val="00295761"/>
    <w:rsid w:val="002962C2"/>
    <w:rsid w:val="00297B4A"/>
    <w:rsid w:val="00297E0D"/>
    <w:rsid w:val="002A1492"/>
    <w:rsid w:val="002A2E8D"/>
    <w:rsid w:val="002A4277"/>
    <w:rsid w:val="002A4833"/>
    <w:rsid w:val="002A6C6C"/>
    <w:rsid w:val="002B04AD"/>
    <w:rsid w:val="002B0E89"/>
    <w:rsid w:val="002B1E8A"/>
    <w:rsid w:val="002B33AC"/>
    <w:rsid w:val="002B6A13"/>
    <w:rsid w:val="002B6C66"/>
    <w:rsid w:val="002C016B"/>
    <w:rsid w:val="002C0426"/>
    <w:rsid w:val="002C3D78"/>
    <w:rsid w:val="002C59AD"/>
    <w:rsid w:val="002C611A"/>
    <w:rsid w:val="002C7E07"/>
    <w:rsid w:val="002D4C45"/>
    <w:rsid w:val="002D54D3"/>
    <w:rsid w:val="002D706C"/>
    <w:rsid w:val="002D7506"/>
    <w:rsid w:val="002D77F2"/>
    <w:rsid w:val="002E04E5"/>
    <w:rsid w:val="002E3A81"/>
    <w:rsid w:val="002E4A2B"/>
    <w:rsid w:val="002E62FB"/>
    <w:rsid w:val="002E708F"/>
    <w:rsid w:val="002F1D50"/>
    <w:rsid w:val="002F2751"/>
    <w:rsid w:val="002F2F56"/>
    <w:rsid w:val="002F368D"/>
    <w:rsid w:val="002F62AC"/>
    <w:rsid w:val="002F7E52"/>
    <w:rsid w:val="00302603"/>
    <w:rsid w:val="00302889"/>
    <w:rsid w:val="0030314E"/>
    <w:rsid w:val="0030390A"/>
    <w:rsid w:val="00307C58"/>
    <w:rsid w:val="00310B7F"/>
    <w:rsid w:val="00311A9A"/>
    <w:rsid w:val="00314943"/>
    <w:rsid w:val="00320BA8"/>
    <w:rsid w:val="00327F67"/>
    <w:rsid w:val="00330B3C"/>
    <w:rsid w:val="003351AB"/>
    <w:rsid w:val="003364CB"/>
    <w:rsid w:val="003413A6"/>
    <w:rsid w:val="0034362C"/>
    <w:rsid w:val="00350E5B"/>
    <w:rsid w:val="00350F6B"/>
    <w:rsid w:val="00351A1F"/>
    <w:rsid w:val="00351FFF"/>
    <w:rsid w:val="003523E0"/>
    <w:rsid w:val="00352D57"/>
    <w:rsid w:val="0035333A"/>
    <w:rsid w:val="00355665"/>
    <w:rsid w:val="003569CB"/>
    <w:rsid w:val="00357975"/>
    <w:rsid w:val="0036134C"/>
    <w:rsid w:val="00363432"/>
    <w:rsid w:val="003645E0"/>
    <w:rsid w:val="003778ED"/>
    <w:rsid w:val="003810C3"/>
    <w:rsid w:val="00386C21"/>
    <w:rsid w:val="00386FC7"/>
    <w:rsid w:val="00390250"/>
    <w:rsid w:val="0039290F"/>
    <w:rsid w:val="003933C3"/>
    <w:rsid w:val="00394E5D"/>
    <w:rsid w:val="003A189A"/>
    <w:rsid w:val="003A3F5B"/>
    <w:rsid w:val="003B1C09"/>
    <w:rsid w:val="003B254D"/>
    <w:rsid w:val="003B675A"/>
    <w:rsid w:val="003B6D7F"/>
    <w:rsid w:val="003B6FDC"/>
    <w:rsid w:val="003C017E"/>
    <w:rsid w:val="003C3094"/>
    <w:rsid w:val="003C5FF1"/>
    <w:rsid w:val="003C743B"/>
    <w:rsid w:val="003C7ABA"/>
    <w:rsid w:val="003D081A"/>
    <w:rsid w:val="003D4064"/>
    <w:rsid w:val="003D74FC"/>
    <w:rsid w:val="003E2873"/>
    <w:rsid w:val="003E3E7D"/>
    <w:rsid w:val="003E4839"/>
    <w:rsid w:val="003F1A36"/>
    <w:rsid w:val="003F3943"/>
    <w:rsid w:val="003F4B86"/>
    <w:rsid w:val="003F6A42"/>
    <w:rsid w:val="003F6B4E"/>
    <w:rsid w:val="00400D29"/>
    <w:rsid w:val="00404D92"/>
    <w:rsid w:val="0040593C"/>
    <w:rsid w:val="00406D2C"/>
    <w:rsid w:val="00410D0A"/>
    <w:rsid w:val="004153F4"/>
    <w:rsid w:val="00416C88"/>
    <w:rsid w:val="004202A2"/>
    <w:rsid w:val="004203FB"/>
    <w:rsid w:val="00421BF1"/>
    <w:rsid w:val="004241DD"/>
    <w:rsid w:val="00424E40"/>
    <w:rsid w:val="00426362"/>
    <w:rsid w:val="00426E0F"/>
    <w:rsid w:val="00431CEC"/>
    <w:rsid w:val="004338B2"/>
    <w:rsid w:val="00433B79"/>
    <w:rsid w:val="00436550"/>
    <w:rsid w:val="00436BF8"/>
    <w:rsid w:val="004373DB"/>
    <w:rsid w:val="00440D43"/>
    <w:rsid w:val="00442AFD"/>
    <w:rsid w:val="00442D7B"/>
    <w:rsid w:val="00443951"/>
    <w:rsid w:val="00443B8C"/>
    <w:rsid w:val="00445014"/>
    <w:rsid w:val="00445E1B"/>
    <w:rsid w:val="00451837"/>
    <w:rsid w:val="00451A5A"/>
    <w:rsid w:val="00453927"/>
    <w:rsid w:val="00453A80"/>
    <w:rsid w:val="00453CFF"/>
    <w:rsid w:val="00456CC5"/>
    <w:rsid w:val="00461273"/>
    <w:rsid w:val="004617B3"/>
    <w:rsid w:val="0046258A"/>
    <w:rsid w:val="00465DC8"/>
    <w:rsid w:val="00466D87"/>
    <w:rsid w:val="0047279A"/>
    <w:rsid w:val="00474B33"/>
    <w:rsid w:val="00475CD1"/>
    <w:rsid w:val="00477068"/>
    <w:rsid w:val="00487A25"/>
    <w:rsid w:val="004905F2"/>
    <w:rsid w:val="004927A7"/>
    <w:rsid w:val="00493761"/>
    <w:rsid w:val="00493ADC"/>
    <w:rsid w:val="00494DEF"/>
    <w:rsid w:val="00495832"/>
    <w:rsid w:val="004A1710"/>
    <w:rsid w:val="004A23CF"/>
    <w:rsid w:val="004A521B"/>
    <w:rsid w:val="004B0074"/>
    <w:rsid w:val="004B00C9"/>
    <w:rsid w:val="004B2399"/>
    <w:rsid w:val="004B2813"/>
    <w:rsid w:val="004B2A29"/>
    <w:rsid w:val="004B59FA"/>
    <w:rsid w:val="004B5E2C"/>
    <w:rsid w:val="004C005E"/>
    <w:rsid w:val="004C1295"/>
    <w:rsid w:val="004C3EDF"/>
    <w:rsid w:val="004C5D1C"/>
    <w:rsid w:val="004C746A"/>
    <w:rsid w:val="004D2B29"/>
    <w:rsid w:val="004D338C"/>
    <w:rsid w:val="004E05A4"/>
    <w:rsid w:val="004E390B"/>
    <w:rsid w:val="004E45E7"/>
    <w:rsid w:val="004E5085"/>
    <w:rsid w:val="004E5811"/>
    <w:rsid w:val="004F08DA"/>
    <w:rsid w:val="004F59A1"/>
    <w:rsid w:val="004F734B"/>
    <w:rsid w:val="00501FF1"/>
    <w:rsid w:val="00505116"/>
    <w:rsid w:val="00510BF5"/>
    <w:rsid w:val="00512E70"/>
    <w:rsid w:val="00514ECA"/>
    <w:rsid w:val="0051520A"/>
    <w:rsid w:val="00517FB7"/>
    <w:rsid w:val="005201E4"/>
    <w:rsid w:val="00525B2D"/>
    <w:rsid w:val="00526B31"/>
    <w:rsid w:val="00527B8A"/>
    <w:rsid w:val="005361B3"/>
    <w:rsid w:val="00540884"/>
    <w:rsid w:val="005433A7"/>
    <w:rsid w:val="0054404E"/>
    <w:rsid w:val="00545845"/>
    <w:rsid w:val="005501D1"/>
    <w:rsid w:val="00552820"/>
    <w:rsid w:val="00552ED8"/>
    <w:rsid w:val="0055550F"/>
    <w:rsid w:val="00555EBE"/>
    <w:rsid w:val="00557525"/>
    <w:rsid w:val="00561FAD"/>
    <w:rsid w:val="00563E8A"/>
    <w:rsid w:val="0056594F"/>
    <w:rsid w:val="00567F51"/>
    <w:rsid w:val="005711D1"/>
    <w:rsid w:val="00572FA9"/>
    <w:rsid w:val="00573236"/>
    <w:rsid w:val="00574AF2"/>
    <w:rsid w:val="00582CC3"/>
    <w:rsid w:val="00587BAA"/>
    <w:rsid w:val="00592897"/>
    <w:rsid w:val="005957CF"/>
    <w:rsid w:val="00596609"/>
    <w:rsid w:val="005971C0"/>
    <w:rsid w:val="005A2752"/>
    <w:rsid w:val="005A324B"/>
    <w:rsid w:val="005A4094"/>
    <w:rsid w:val="005A65ED"/>
    <w:rsid w:val="005A6AF8"/>
    <w:rsid w:val="005A78DD"/>
    <w:rsid w:val="005B0438"/>
    <w:rsid w:val="005B094E"/>
    <w:rsid w:val="005B0E17"/>
    <w:rsid w:val="005B198A"/>
    <w:rsid w:val="005B44B2"/>
    <w:rsid w:val="005B4704"/>
    <w:rsid w:val="005C1D15"/>
    <w:rsid w:val="005C3A66"/>
    <w:rsid w:val="005C603C"/>
    <w:rsid w:val="005D1D7B"/>
    <w:rsid w:val="005D3513"/>
    <w:rsid w:val="005D4539"/>
    <w:rsid w:val="005D48B8"/>
    <w:rsid w:val="005D5BB6"/>
    <w:rsid w:val="005D706E"/>
    <w:rsid w:val="005E2B5B"/>
    <w:rsid w:val="005E3D37"/>
    <w:rsid w:val="005E4407"/>
    <w:rsid w:val="005E666A"/>
    <w:rsid w:val="005E6CB4"/>
    <w:rsid w:val="005F0221"/>
    <w:rsid w:val="005F21A6"/>
    <w:rsid w:val="005F53A8"/>
    <w:rsid w:val="005F733C"/>
    <w:rsid w:val="00600313"/>
    <w:rsid w:val="0060642F"/>
    <w:rsid w:val="006116B8"/>
    <w:rsid w:val="006117AA"/>
    <w:rsid w:val="0061315E"/>
    <w:rsid w:val="00613DAB"/>
    <w:rsid w:val="0062093A"/>
    <w:rsid w:val="00620AC6"/>
    <w:rsid w:val="00622A76"/>
    <w:rsid w:val="006240B9"/>
    <w:rsid w:val="00630A80"/>
    <w:rsid w:val="00630F93"/>
    <w:rsid w:val="0063170E"/>
    <w:rsid w:val="00631D14"/>
    <w:rsid w:val="00632BCE"/>
    <w:rsid w:val="00636F29"/>
    <w:rsid w:val="00640F6B"/>
    <w:rsid w:val="00640F8E"/>
    <w:rsid w:val="006410E0"/>
    <w:rsid w:val="00641BF6"/>
    <w:rsid w:val="00642380"/>
    <w:rsid w:val="006427FF"/>
    <w:rsid w:val="006429A5"/>
    <w:rsid w:val="006447B2"/>
    <w:rsid w:val="0064535F"/>
    <w:rsid w:val="006506C7"/>
    <w:rsid w:val="00653BCF"/>
    <w:rsid w:val="00655091"/>
    <w:rsid w:val="0065549F"/>
    <w:rsid w:val="00655F24"/>
    <w:rsid w:val="0065698E"/>
    <w:rsid w:val="006571B2"/>
    <w:rsid w:val="006579F2"/>
    <w:rsid w:val="00664263"/>
    <w:rsid w:val="006706CE"/>
    <w:rsid w:val="00671BE4"/>
    <w:rsid w:val="0067281B"/>
    <w:rsid w:val="00673FA8"/>
    <w:rsid w:val="00675251"/>
    <w:rsid w:val="00684363"/>
    <w:rsid w:val="006861D7"/>
    <w:rsid w:val="00693C6F"/>
    <w:rsid w:val="00696308"/>
    <w:rsid w:val="006A0836"/>
    <w:rsid w:val="006A3DC7"/>
    <w:rsid w:val="006A4499"/>
    <w:rsid w:val="006A51B5"/>
    <w:rsid w:val="006A7CF2"/>
    <w:rsid w:val="006B021D"/>
    <w:rsid w:val="006B4978"/>
    <w:rsid w:val="006B603C"/>
    <w:rsid w:val="006B60E5"/>
    <w:rsid w:val="006C69F0"/>
    <w:rsid w:val="006C6D9F"/>
    <w:rsid w:val="006C7DE2"/>
    <w:rsid w:val="006D00EE"/>
    <w:rsid w:val="006D305B"/>
    <w:rsid w:val="006D5C78"/>
    <w:rsid w:val="006D7370"/>
    <w:rsid w:val="006D7621"/>
    <w:rsid w:val="006D7FDA"/>
    <w:rsid w:val="006E05C6"/>
    <w:rsid w:val="006E4038"/>
    <w:rsid w:val="006E54E6"/>
    <w:rsid w:val="006E55BE"/>
    <w:rsid w:val="006E6AF3"/>
    <w:rsid w:val="006E798D"/>
    <w:rsid w:val="006F082C"/>
    <w:rsid w:val="006F1437"/>
    <w:rsid w:val="006F1A3C"/>
    <w:rsid w:val="006F4773"/>
    <w:rsid w:val="006F56A4"/>
    <w:rsid w:val="006F73E4"/>
    <w:rsid w:val="006F7D03"/>
    <w:rsid w:val="00701B41"/>
    <w:rsid w:val="00704C11"/>
    <w:rsid w:val="00704C7F"/>
    <w:rsid w:val="007055FE"/>
    <w:rsid w:val="0070742A"/>
    <w:rsid w:val="007105DF"/>
    <w:rsid w:val="007109A0"/>
    <w:rsid w:val="007122B4"/>
    <w:rsid w:val="00715BF3"/>
    <w:rsid w:val="0071600A"/>
    <w:rsid w:val="007177F0"/>
    <w:rsid w:val="00723AA5"/>
    <w:rsid w:val="00723BE2"/>
    <w:rsid w:val="00725155"/>
    <w:rsid w:val="007252E1"/>
    <w:rsid w:val="007300C6"/>
    <w:rsid w:val="00731E06"/>
    <w:rsid w:val="007362B7"/>
    <w:rsid w:val="0073704B"/>
    <w:rsid w:val="00740F8E"/>
    <w:rsid w:val="00742161"/>
    <w:rsid w:val="00743F67"/>
    <w:rsid w:val="00745046"/>
    <w:rsid w:val="0074522F"/>
    <w:rsid w:val="0074689F"/>
    <w:rsid w:val="00747384"/>
    <w:rsid w:val="0075090B"/>
    <w:rsid w:val="00754682"/>
    <w:rsid w:val="0075757A"/>
    <w:rsid w:val="00761EBA"/>
    <w:rsid w:val="0076332E"/>
    <w:rsid w:val="00763834"/>
    <w:rsid w:val="00772344"/>
    <w:rsid w:val="00772D7E"/>
    <w:rsid w:val="0077368E"/>
    <w:rsid w:val="0077442B"/>
    <w:rsid w:val="007769A8"/>
    <w:rsid w:val="00780316"/>
    <w:rsid w:val="007819FF"/>
    <w:rsid w:val="007849BE"/>
    <w:rsid w:val="0078507A"/>
    <w:rsid w:val="00793CA8"/>
    <w:rsid w:val="0079427E"/>
    <w:rsid w:val="00796684"/>
    <w:rsid w:val="0079713E"/>
    <w:rsid w:val="007A0FF0"/>
    <w:rsid w:val="007A26AA"/>
    <w:rsid w:val="007A3FEA"/>
    <w:rsid w:val="007B023A"/>
    <w:rsid w:val="007B3576"/>
    <w:rsid w:val="007B3C06"/>
    <w:rsid w:val="007B7976"/>
    <w:rsid w:val="007B7E70"/>
    <w:rsid w:val="007C4779"/>
    <w:rsid w:val="007D1727"/>
    <w:rsid w:val="007D2187"/>
    <w:rsid w:val="007D3035"/>
    <w:rsid w:val="007D7894"/>
    <w:rsid w:val="007E7D44"/>
    <w:rsid w:val="007F0445"/>
    <w:rsid w:val="007F0FE5"/>
    <w:rsid w:val="007F1404"/>
    <w:rsid w:val="007F2A8D"/>
    <w:rsid w:val="007F3814"/>
    <w:rsid w:val="0080441B"/>
    <w:rsid w:val="008061F5"/>
    <w:rsid w:val="00807382"/>
    <w:rsid w:val="00807C60"/>
    <w:rsid w:val="00810EFD"/>
    <w:rsid w:val="00812790"/>
    <w:rsid w:val="008140F2"/>
    <w:rsid w:val="00817CBB"/>
    <w:rsid w:val="0082020D"/>
    <w:rsid w:val="008205DF"/>
    <w:rsid w:val="00820FCE"/>
    <w:rsid w:val="008212C1"/>
    <w:rsid w:val="00822D71"/>
    <w:rsid w:val="008248BF"/>
    <w:rsid w:val="00825745"/>
    <w:rsid w:val="00826EFF"/>
    <w:rsid w:val="0082702D"/>
    <w:rsid w:val="0083165B"/>
    <w:rsid w:val="00832456"/>
    <w:rsid w:val="00832514"/>
    <w:rsid w:val="008376B5"/>
    <w:rsid w:val="008406D0"/>
    <w:rsid w:val="00843C02"/>
    <w:rsid w:val="00847776"/>
    <w:rsid w:val="008479CC"/>
    <w:rsid w:val="00853F3A"/>
    <w:rsid w:val="00854769"/>
    <w:rsid w:val="008551E5"/>
    <w:rsid w:val="0086631B"/>
    <w:rsid w:val="0087022F"/>
    <w:rsid w:val="00871AB5"/>
    <w:rsid w:val="00872EA6"/>
    <w:rsid w:val="00880A48"/>
    <w:rsid w:val="008832F2"/>
    <w:rsid w:val="00887EA8"/>
    <w:rsid w:val="00890BE1"/>
    <w:rsid w:val="008957B7"/>
    <w:rsid w:val="00896D41"/>
    <w:rsid w:val="0089782D"/>
    <w:rsid w:val="008B08AC"/>
    <w:rsid w:val="008B0D01"/>
    <w:rsid w:val="008B35A0"/>
    <w:rsid w:val="008B5694"/>
    <w:rsid w:val="008B64B3"/>
    <w:rsid w:val="008C0841"/>
    <w:rsid w:val="008C6C8D"/>
    <w:rsid w:val="008D17FC"/>
    <w:rsid w:val="008D4164"/>
    <w:rsid w:val="008D45F7"/>
    <w:rsid w:val="008D4ECE"/>
    <w:rsid w:val="008D74F0"/>
    <w:rsid w:val="008E00B3"/>
    <w:rsid w:val="008E00E9"/>
    <w:rsid w:val="008E2B24"/>
    <w:rsid w:val="008E2C4E"/>
    <w:rsid w:val="008E3492"/>
    <w:rsid w:val="008E3F4E"/>
    <w:rsid w:val="008E4140"/>
    <w:rsid w:val="008E5F57"/>
    <w:rsid w:val="008E6CEC"/>
    <w:rsid w:val="008F1A49"/>
    <w:rsid w:val="008F2C39"/>
    <w:rsid w:val="008F30AB"/>
    <w:rsid w:val="008F5C3C"/>
    <w:rsid w:val="008F60CD"/>
    <w:rsid w:val="008F6FD0"/>
    <w:rsid w:val="00905B2E"/>
    <w:rsid w:val="00905DAD"/>
    <w:rsid w:val="0090664C"/>
    <w:rsid w:val="00907539"/>
    <w:rsid w:val="00907584"/>
    <w:rsid w:val="00907D68"/>
    <w:rsid w:val="009108A2"/>
    <w:rsid w:val="00911192"/>
    <w:rsid w:val="009115CD"/>
    <w:rsid w:val="00914681"/>
    <w:rsid w:val="009155E6"/>
    <w:rsid w:val="00915E40"/>
    <w:rsid w:val="00917650"/>
    <w:rsid w:val="0091776E"/>
    <w:rsid w:val="00923F7A"/>
    <w:rsid w:val="00924C39"/>
    <w:rsid w:val="009301F9"/>
    <w:rsid w:val="0093106E"/>
    <w:rsid w:val="00935217"/>
    <w:rsid w:val="0093573D"/>
    <w:rsid w:val="00936CF1"/>
    <w:rsid w:val="00941A59"/>
    <w:rsid w:val="00952840"/>
    <w:rsid w:val="0095424C"/>
    <w:rsid w:val="009556DA"/>
    <w:rsid w:val="00957354"/>
    <w:rsid w:val="00963508"/>
    <w:rsid w:val="00963EEF"/>
    <w:rsid w:val="009655B9"/>
    <w:rsid w:val="00966E9B"/>
    <w:rsid w:val="009670B8"/>
    <w:rsid w:val="009714AE"/>
    <w:rsid w:val="009756AB"/>
    <w:rsid w:val="0097611A"/>
    <w:rsid w:val="0097623D"/>
    <w:rsid w:val="0098327F"/>
    <w:rsid w:val="00992015"/>
    <w:rsid w:val="009925FC"/>
    <w:rsid w:val="00993F4E"/>
    <w:rsid w:val="009A16CA"/>
    <w:rsid w:val="009A45F2"/>
    <w:rsid w:val="009C1243"/>
    <w:rsid w:val="009C14E8"/>
    <w:rsid w:val="009C249B"/>
    <w:rsid w:val="009C4066"/>
    <w:rsid w:val="009C42C6"/>
    <w:rsid w:val="009C435C"/>
    <w:rsid w:val="009D0793"/>
    <w:rsid w:val="009D2331"/>
    <w:rsid w:val="009D3F53"/>
    <w:rsid w:val="009D5CBC"/>
    <w:rsid w:val="009D6909"/>
    <w:rsid w:val="009D6A3A"/>
    <w:rsid w:val="009D7C23"/>
    <w:rsid w:val="009E3550"/>
    <w:rsid w:val="009E5CF5"/>
    <w:rsid w:val="009F0659"/>
    <w:rsid w:val="009F28FC"/>
    <w:rsid w:val="009F2DC0"/>
    <w:rsid w:val="009F3D59"/>
    <w:rsid w:val="009F44D8"/>
    <w:rsid w:val="00A01814"/>
    <w:rsid w:val="00A019C6"/>
    <w:rsid w:val="00A039E6"/>
    <w:rsid w:val="00A0451D"/>
    <w:rsid w:val="00A045C0"/>
    <w:rsid w:val="00A0500E"/>
    <w:rsid w:val="00A17B89"/>
    <w:rsid w:val="00A206EC"/>
    <w:rsid w:val="00A244A9"/>
    <w:rsid w:val="00A24B41"/>
    <w:rsid w:val="00A30CEF"/>
    <w:rsid w:val="00A31DE9"/>
    <w:rsid w:val="00A3421F"/>
    <w:rsid w:val="00A346B0"/>
    <w:rsid w:val="00A35F3B"/>
    <w:rsid w:val="00A36907"/>
    <w:rsid w:val="00A40110"/>
    <w:rsid w:val="00A40BA0"/>
    <w:rsid w:val="00A4218B"/>
    <w:rsid w:val="00A428A0"/>
    <w:rsid w:val="00A44C2E"/>
    <w:rsid w:val="00A45838"/>
    <w:rsid w:val="00A47A29"/>
    <w:rsid w:val="00A47BED"/>
    <w:rsid w:val="00A640F7"/>
    <w:rsid w:val="00A65165"/>
    <w:rsid w:val="00A66AB1"/>
    <w:rsid w:val="00A70BDF"/>
    <w:rsid w:val="00A710CC"/>
    <w:rsid w:val="00A71DE9"/>
    <w:rsid w:val="00A8231C"/>
    <w:rsid w:val="00A86803"/>
    <w:rsid w:val="00A91A19"/>
    <w:rsid w:val="00A91ECC"/>
    <w:rsid w:val="00A921DD"/>
    <w:rsid w:val="00A9454C"/>
    <w:rsid w:val="00A94854"/>
    <w:rsid w:val="00A94F2A"/>
    <w:rsid w:val="00AA12FE"/>
    <w:rsid w:val="00AA3C0A"/>
    <w:rsid w:val="00AA4459"/>
    <w:rsid w:val="00AA6890"/>
    <w:rsid w:val="00AB047C"/>
    <w:rsid w:val="00AB16CB"/>
    <w:rsid w:val="00AB2C14"/>
    <w:rsid w:val="00AB3295"/>
    <w:rsid w:val="00AB549D"/>
    <w:rsid w:val="00AB761F"/>
    <w:rsid w:val="00AC2285"/>
    <w:rsid w:val="00AC2EFA"/>
    <w:rsid w:val="00AC641C"/>
    <w:rsid w:val="00AD0380"/>
    <w:rsid w:val="00AD36FF"/>
    <w:rsid w:val="00AD4564"/>
    <w:rsid w:val="00AE0ECC"/>
    <w:rsid w:val="00AE2A68"/>
    <w:rsid w:val="00AE3C4A"/>
    <w:rsid w:val="00AE55E0"/>
    <w:rsid w:val="00AE5CB1"/>
    <w:rsid w:val="00AE7A07"/>
    <w:rsid w:val="00AF086D"/>
    <w:rsid w:val="00AF088F"/>
    <w:rsid w:val="00AF24F7"/>
    <w:rsid w:val="00AF3127"/>
    <w:rsid w:val="00AF4688"/>
    <w:rsid w:val="00B00B03"/>
    <w:rsid w:val="00B01DBC"/>
    <w:rsid w:val="00B024E8"/>
    <w:rsid w:val="00B04791"/>
    <w:rsid w:val="00B05A52"/>
    <w:rsid w:val="00B06125"/>
    <w:rsid w:val="00B110A9"/>
    <w:rsid w:val="00B11DEB"/>
    <w:rsid w:val="00B122B0"/>
    <w:rsid w:val="00B141D5"/>
    <w:rsid w:val="00B1434E"/>
    <w:rsid w:val="00B1644E"/>
    <w:rsid w:val="00B2163B"/>
    <w:rsid w:val="00B233EC"/>
    <w:rsid w:val="00B23C58"/>
    <w:rsid w:val="00B26E24"/>
    <w:rsid w:val="00B30093"/>
    <w:rsid w:val="00B30CC1"/>
    <w:rsid w:val="00B3114A"/>
    <w:rsid w:val="00B338AA"/>
    <w:rsid w:val="00B34E90"/>
    <w:rsid w:val="00B4119A"/>
    <w:rsid w:val="00B467BA"/>
    <w:rsid w:val="00B46EFF"/>
    <w:rsid w:val="00B57A88"/>
    <w:rsid w:val="00B601B7"/>
    <w:rsid w:val="00B60854"/>
    <w:rsid w:val="00B62F27"/>
    <w:rsid w:val="00B63299"/>
    <w:rsid w:val="00B654F9"/>
    <w:rsid w:val="00B67DA4"/>
    <w:rsid w:val="00B67E64"/>
    <w:rsid w:val="00B71D24"/>
    <w:rsid w:val="00B7343E"/>
    <w:rsid w:val="00B73B20"/>
    <w:rsid w:val="00B749C0"/>
    <w:rsid w:val="00B74D70"/>
    <w:rsid w:val="00B74DB0"/>
    <w:rsid w:val="00B77130"/>
    <w:rsid w:val="00B77971"/>
    <w:rsid w:val="00B85185"/>
    <w:rsid w:val="00B8532D"/>
    <w:rsid w:val="00B87B7B"/>
    <w:rsid w:val="00B91D8F"/>
    <w:rsid w:val="00B95352"/>
    <w:rsid w:val="00B97373"/>
    <w:rsid w:val="00BA3E80"/>
    <w:rsid w:val="00BA5869"/>
    <w:rsid w:val="00BA69F4"/>
    <w:rsid w:val="00BB0405"/>
    <w:rsid w:val="00BB166A"/>
    <w:rsid w:val="00BB5398"/>
    <w:rsid w:val="00BB6F1F"/>
    <w:rsid w:val="00BB739C"/>
    <w:rsid w:val="00BB7432"/>
    <w:rsid w:val="00BC4BB0"/>
    <w:rsid w:val="00BC554F"/>
    <w:rsid w:val="00BC55B4"/>
    <w:rsid w:val="00BC5857"/>
    <w:rsid w:val="00BD21E1"/>
    <w:rsid w:val="00BD2FAB"/>
    <w:rsid w:val="00BD3842"/>
    <w:rsid w:val="00BE05E4"/>
    <w:rsid w:val="00BE3266"/>
    <w:rsid w:val="00BE3374"/>
    <w:rsid w:val="00BE52A4"/>
    <w:rsid w:val="00BE68EC"/>
    <w:rsid w:val="00BF0A20"/>
    <w:rsid w:val="00BF4472"/>
    <w:rsid w:val="00BF4DA9"/>
    <w:rsid w:val="00BF787D"/>
    <w:rsid w:val="00C02075"/>
    <w:rsid w:val="00C10750"/>
    <w:rsid w:val="00C10B49"/>
    <w:rsid w:val="00C11EA9"/>
    <w:rsid w:val="00C125DD"/>
    <w:rsid w:val="00C14517"/>
    <w:rsid w:val="00C17EAA"/>
    <w:rsid w:val="00C20785"/>
    <w:rsid w:val="00C2147B"/>
    <w:rsid w:val="00C22460"/>
    <w:rsid w:val="00C26A1C"/>
    <w:rsid w:val="00C31854"/>
    <w:rsid w:val="00C3373D"/>
    <w:rsid w:val="00C33FD1"/>
    <w:rsid w:val="00C35B73"/>
    <w:rsid w:val="00C403F5"/>
    <w:rsid w:val="00C41157"/>
    <w:rsid w:val="00C41F85"/>
    <w:rsid w:val="00C42D4B"/>
    <w:rsid w:val="00C43765"/>
    <w:rsid w:val="00C45CC0"/>
    <w:rsid w:val="00C4679F"/>
    <w:rsid w:val="00C4693C"/>
    <w:rsid w:val="00C47BA1"/>
    <w:rsid w:val="00C50683"/>
    <w:rsid w:val="00C52C63"/>
    <w:rsid w:val="00C52F84"/>
    <w:rsid w:val="00C53865"/>
    <w:rsid w:val="00C57784"/>
    <w:rsid w:val="00C57B9C"/>
    <w:rsid w:val="00C62ED6"/>
    <w:rsid w:val="00C64B33"/>
    <w:rsid w:val="00C654CB"/>
    <w:rsid w:val="00C72938"/>
    <w:rsid w:val="00C866C8"/>
    <w:rsid w:val="00C91335"/>
    <w:rsid w:val="00C93B2C"/>
    <w:rsid w:val="00C93E29"/>
    <w:rsid w:val="00C94D2D"/>
    <w:rsid w:val="00C95608"/>
    <w:rsid w:val="00C956E2"/>
    <w:rsid w:val="00C9696C"/>
    <w:rsid w:val="00CA1070"/>
    <w:rsid w:val="00CA7F97"/>
    <w:rsid w:val="00CB2539"/>
    <w:rsid w:val="00CB30FB"/>
    <w:rsid w:val="00CC0D6E"/>
    <w:rsid w:val="00CC0E4A"/>
    <w:rsid w:val="00CC5E82"/>
    <w:rsid w:val="00CC68FA"/>
    <w:rsid w:val="00CC7F61"/>
    <w:rsid w:val="00CD7A44"/>
    <w:rsid w:val="00CE3661"/>
    <w:rsid w:val="00CE3737"/>
    <w:rsid w:val="00CE4442"/>
    <w:rsid w:val="00CE4650"/>
    <w:rsid w:val="00CE67DE"/>
    <w:rsid w:val="00CE7304"/>
    <w:rsid w:val="00CF479B"/>
    <w:rsid w:val="00CF5D1A"/>
    <w:rsid w:val="00CF6C1F"/>
    <w:rsid w:val="00D00C70"/>
    <w:rsid w:val="00D00D3D"/>
    <w:rsid w:val="00D017DE"/>
    <w:rsid w:val="00D01DDF"/>
    <w:rsid w:val="00D04CDA"/>
    <w:rsid w:val="00D05A8B"/>
    <w:rsid w:val="00D063C5"/>
    <w:rsid w:val="00D07C23"/>
    <w:rsid w:val="00D11049"/>
    <w:rsid w:val="00D114D4"/>
    <w:rsid w:val="00D11BBA"/>
    <w:rsid w:val="00D1206A"/>
    <w:rsid w:val="00D123ED"/>
    <w:rsid w:val="00D15816"/>
    <w:rsid w:val="00D25AA9"/>
    <w:rsid w:val="00D30506"/>
    <w:rsid w:val="00D308BB"/>
    <w:rsid w:val="00D3313A"/>
    <w:rsid w:val="00D331AB"/>
    <w:rsid w:val="00D362B9"/>
    <w:rsid w:val="00D37A49"/>
    <w:rsid w:val="00D4138E"/>
    <w:rsid w:val="00D4147C"/>
    <w:rsid w:val="00D420D7"/>
    <w:rsid w:val="00D44E70"/>
    <w:rsid w:val="00D46934"/>
    <w:rsid w:val="00D4732D"/>
    <w:rsid w:val="00D51DEC"/>
    <w:rsid w:val="00D5269A"/>
    <w:rsid w:val="00D534D4"/>
    <w:rsid w:val="00D55A5D"/>
    <w:rsid w:val="00D62190"/>
    <w:rsid w:val="00D6244E"/>
    <w:rsid w:val="00D62C56"/>
    <w:rsid w:val="00D62E9B"/>
    <w:rsid w:val="00D63B0E"/>
    <w:rsid w:val="00D75C25"/>
    <w:rsid w:val="00D8020A"/>
    <w:rsid w:val="00D841B3"/>
    <w:rsid w:val="00D847BC"/>
    <w:rsid w:val="00D8644E"/>
    <w:rsid w:val="00D92A42"/>
    <w:rsid w:val="00D92DA6"/>
    <w:rsid w:val="00D92E15"/>
    <w:rsid w:val="00D93C98"/>
    <w:rsid w:val="00D9512C"/>
    <w:rsid w:val="00D9555C"/>
    <w:rsid w:val="00D95942"/>
    <w:rsid w:val="00D969BC"/>
    <w:rsid w:val="00D9729D"/>
    <w:rsid w:val="00D973CA"/>
    <w:rsid w:val="00DA0520"/>
    <w:rsid w:val="00DA35A9"/>
    <w:rsid w:val="00DA5D0C"/>
    <w:rsid w:val="00DA6FC5"/>
    <w:rsid w:val="00DA6FFA"/>
    <w:rsid w:val="00DB057F"/>
    <w:rsid w:val="00DB4AE0"/>
    <w:rsid w:val="00DB6D21"/>
    <w:rsid w:val="00DB7CB1"/>
    <w:rsid w:val="00DB7F99"/>
    <w:rsid w:val="00DC13D9"/>
    <w:rsid w:val="00DC1903"/>
    <w:rsid w:val="00DC1D09"/>
    <w:rsid w:val="00DE1C8E"/>
    <w:rsid w:val="00DE2B8D"/>
    <w:rsid w:val="00DF18E9"/>
    <w:rsid w:val="00DF4D31"/>
    <w:rsid w:val="00DF61DA"/>
    <w:rsid w:val="00DF6C78"/>
    <w:rsid w:val="00E0096B"/>
    <w:rsid w:val="00E00D28"/>
    <w:rsid w:val="00E01968"/>
    <w:rsid w:val="00E0257C"/>
    <w:rsid w:val="00E0772F"/>
    <w:rsid w:val="00E108B6"/>
    <w:rsid w:val="00E12E18"/>
    <w:rsid w:val="00E138AD"/>
    <w:rsid w:val="00E14C6B"/>
    <w:rsid w:val="00E14DC2"/>
    <w:rsid w:val="00E16686"/>
    <w:rsid w:val="00E20FA0"/>
    <w:rsid w:val="00E23BD2"/>
    <w:rsid w:val="00E2588F"/>
    <w:rsid w:val="00E27355"/>
    <w:rsid w:val="00E2780F"/>
    <w:rsid w:val="00E30241"/>
    <w:rsid w:val="00E327F8"/>
    <w:rsid w:val="00E32BE2"/>
    <w:rsid w:val="00E3339B"/>
    <w:rsid w:val="00E337BC"/>
    <w:rsid w:val="00E34EC5"/>
    <w:rsid w:val="00E361C0"/>
    <w:rsid w:val="00E367EF"/>
    <w:rsid w:val="00E37CC0"/>
    <w:rsid w:val="00E40A29"/>
    <w:rsid w:val="00E4181B"/>
    <w:rsid w:val="00E44160"/>
    <w:rsid w:val="00E4656A"/>
    <w:rsid w:val="00E51BED"/>
    <w:rsid w:val="00E57B9D"/>
    <w:rsid w:val="00E62D74"/>
    <w:rsid w:val="00E63AA6"/>
    <w:rsid w:val="00E64670"/>
    <w:rsid w:val="00E64C28"/>
    <w:rsid w:val="00E65A63"/>
    <w:rsid w:val="00E670E5"/>
    <w:rsid w:val="00E737A1"/>
    <w:rsid w:val="00E737EE"/>
    <w:rsid w:val="00E7433D"/>
    <w:rsid w:val="00E74AAF"/>
    <w:rsid w:val="00E75CB1"/>
    <w:rsid w:val="00E77989"/>
    <w:rsid w:val="00E80A48"/>
    <w:rsid w:val="00E843A7"/>
    <w:rsid w:val="00E87A26"/>
    <w:rsid w:val="00E87E29"/>
    <w:rsid w:val="00E90858"/>
    <w:rsid w:val="00E9346B"/>
    <w:rsid w:val="00E95E15"/>
    <w:rsid w:val="00E9671D"/>
    <w:rsid w:val="00E96C67"/>
    <w:rsid w:val="00EA1049"/>
    <w:rsid w:val="00EA295B"/>
    <w:rsid w:val="00EA5AAD"/>
    <w:rsid w:val="00EB4D63"/>
    <w:rsid w:val="00EC313D"/>
    <w:rsid w:val="00ED0685"/>
    <w:rsid w:val="00ED3C43"/>
    <w:rsid w:val="00ED41B9"/>
    <w:rsid w:val="00ED4F9B"/>
    <w:rsid w:val="00ED721B"/>
    <w:rsid w:val="00EE0BAB"/>
    <w:rsid w:val="00EE5698"/>
    <w:rsid w:val="00EF0683"/>
    <w:rsid w:val="00EF1040"/>
    <w:rsid w:val="00EF49E3"/>
    <w:rsid w:val="00EF4E91"/>
    <w:rsid w:val="00EF5547"/>
    <w:rsid w:val="00EF63AA"/>
    <w:rsid w:val="00F046F3"/>
    <w:rsid w:val="00F06F3D"/>
    <w:rsid w:val="00F1442A"/>
    <w:rsid w:val="00F178E1"/>
    <w:rsid w:val="00F17C6C"/>
    <w:rsid w:val="00F223E3"/>
    <w:rsid w:val="00F22A13"/>
    <w:rsid w:val="00F24187"/>
    <w:rsid w:val="00F24693"/>
    <w:rsid w:val="00F250D3"/>
    <w:rsid w:val="00F256B9"/>
    <w:rsid w:val="00F25B3D"/>
    <w:rsid w:val="00F35FE2"/>
    <w:rsid w:val="00F36147"/>
    <w:rsid w:val="00F3746F"/>
    <w:rsid w:val="00F449A1"/>
    <w:rsid w:val="00F472A5"/>
    <w:rsid w:val="00F50FDC"/>
    <w:rsid w:val="00F515FB"/>
    <w:rsid w:val="00F51B8C"/>
    <w:rsid w:val="00F52353"/>
    <w:rsid w:val="00F53F74"/>
    <w:rsid w:val="00F66417"/>
    <w:rsid w:val="00F6675E"/>
    <w:rsid w:val="00F67C95"/>
    <w:rsid w:val="00F7020D"/>
    <w:rsid w:val="00F70A2D"/>
    <w:rsid w:val="00F71237"/>
    <w:rsid w:val="00F7202D"/>
    <w:rsid w:val="00F720BB"/>
    <w:rsid w:val="00F72985"/>
    <w:rsid w:val="00F72D8B"/>
    <w:rsid w:val="00F72FE4"/>
    <w:rsid w:val="00F7540A"/>
    <w:rsid w:val="00F820AD"/>
    <w:rsid w:val="00F82151"/>
    <w:rsid w:val="00F87441"/>
    <w:rsid w:val="00F90110"/>
    <w:rsid w:val="00F92E1E"/>
    <w:rsid w:val="00F94C40"/>
    <w:rsid w:val="00F95710"/>
    <w:rsid w:val="00F96292"/>
    <w:rsid w:val="00F964DC"/>
    <w:rsid w:val="00F9672A"/>
    <w:rsid w:val="00F97ED1"/>
    <w:rsid w:val="00FA2D88"/>
    <w:rsid w:val="00FA2F4B"/>
    <w:rsid w:val="00FA383C"/>
    <w:rsid w:val="00FA6116"/>
    <w:rsid w:val="00FA6160"/>
    <w:rsid w:val="00FA7BB0"/>
    <w:rsid w:val="00FB05A3"/>
    <w:rsid w:val="00FB093F"/>
    <w:rsid w:val="00FB14B1"/>
    <w:rsid w:val="00FB1D76"/>
    <w:rsid w:val="00FB1F3D"/>
    <w:rsid w:val="00FB50FF"/>
    <w:rsid w:val="00FB5B3C"/>
    <w:rsid w:val="00FB6867"/>
    <w:rsid w:val="00FB7323"/>
    <w:rsid w:val="00FC2CC3"/>
    <w:rsid w:val="00FC41CA"/>
    <w:rsid w:val="00FC5EA2"/>
    <w:rsid w:val="00FD1B0C"/>
    <w:rsid w:val="00FD6729"/>
    <w:rsid w:val="00FE038F"/>
    <w:rsid w:val="00FE119A"/>
    <w:rsid w:val="00FE270E"/>
    <w:rsid w:val="00FE3EBC"/>
    <w:rsid w:val="00FE4BD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5b5b5"/>
    </o:shapedefaults>
    <o:shapelayout v:ext="edit">
      <o:idmap v:ext="edit" data="1"/>
    </o:shapelayout>
  </w:shapeDefaults>
  <w:decimalSymbol w:val=","/>
  <w:listSeparator w:val=";"/>
  <w14:docId w14:val="2C38E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250D3"/>
    <w:pPr>
      <w:spacing w:line="240" w:lineRule="exact"/>
      <w:jc w:val="both"/>
    </w:pPr>
    <w:rPr>
      <w:rFonts w:ascii="Charter" w:hAnsi="Charter"/>
      <w:sz w:val="22"/>
      <w:szCs w:val="24"/>
    </w:rPr>
  </w:style>
  <w:style w:type="paragraph" w:styleId="berschrift1">
    <w:name w:val="heading 1"/>
    <w:basedOn w:val="Standard"/>
    <w:next w:val="Standard"/>
    <w:qFormat/>
    <w:rsid w:val="003C3094"/>
    <w:pPr>
      <w:keepNext/>
      <w:numPr>
        <w:numId w:val="1"/>
      </w:numPr>
      <w:pBdr>
        <w:top w:val="single" w:sz="4" w:space="1" w:color="auto"/>
        <w:bottom w:val="single" w:sz="4" w:space="1" w:color="auto"/>
      </w:pBdr>
      <w:spacing w:after="320" w:line="320" w:lineRule="atLeast"/>
      <w:ind w:right="28"/>
      <w:jc w:val="left"/>
      <w:outlineLvl w:val="0"/>
    </w:pPr>
    <w:rPr>
      <w:rFonts w:ascii="FrontPage" w:hAnsi="FrontPage"/>
      <w:b/>
      <w:kern w:val="28"/>
      <w:sz w:val="28"/>
      <w:szCs w:val="19"/>
    </w:rPr>
  </w:style>
  <w:style w:type="paragraph" w:styleId="berschrift2">
    <w:name w:val="heading 2"/>
    <w:basedOn w:val="Standard"/>
    <w:next w:val="ISTextkrper"/>
    <w:qFormat/>
    <w:rsid w:val="00636F29"/>
    <w:pPr>
      <w:keepNext/>
      <w:keepLines/>
      <w:numPr>
        <w:ilvl w:val="1"/>
        <w:numId w:val="1"/>
      </w:numPr>
      <w:suppressLineNumbers/>
      <w:pBdr>
        <w:top w:val="single" w:sz="4" w:space="1" w:color="auto"/>
        <w:bottom w:val="single" w:sz="4" w:space="1" w:color="auto"/>
      </w:pBdr>
      <w:tabs>
        <w:tab w:val="left" w:pos="709"/>
      </w:tabs>
      <w:spacing w:after="280" w:line="280" w:lineRule="atLeast"/>
      <w:ind w:right="23"/>
      <w:jc w:val="left"/>
      <w:outlineLvl w:val="1"/>
    </w:pPr>
    <w:rPr>
      <w:rFonts w:ascii="FrontPage" w:hAnsi="FrontPage"/>
      <w:b/>
      <w:kern w:val="24"/>
      <w:sz w:val="24"/>
      <w:szCs w:val="20"/>
    </w:rPr>
  </w:style>
  <w:style w:type="paragraph" w:styleId="berschrift3">
    <w:name w:val="heading 3"/>
    <w:basedOn w:val="Standard"/>
    <w:next w:val="ISTextkrper"/>
    <w:qFormat/>
    <w:rsid w:val="00636F29"/>
    <w:pPr>
      <w:keepNext/>
      <w:keepLines/>
      <w:numPr>
        <w:ilvl w:val="2"/>
        <w:numId w:val="1"/>
      </w:numPr>
      <w:suppressLineNumbers/>
      <w:pBdr>
        <w:top w:val="single" w:sz="4" w:space="1" w:color="auto"/>
        <w:bottom w:val="single" w:sz="4" w:space="1" w:color="auto"/>
      </w:pBdr>
      <w:spacing w:after="280" w:line="280" w:lineRule="atLeast"/>
      <w:ind w:right="17"/>
      <w:jc w:val="left"/>
      <w:outlineLvl w:val="2"/>
    </w:pPr>
    <w:rPr>
      <w:rFonts w:ascii="FrontPage" w:hAnsi="FrontPage"/>
      <w:b/>
      <w:kern w:val="22"/>
    </w:rPr>
  </w:style>
  <w:style w:type="paragraph" w:styleId="berschrift4">
    <w:name w:val="heading 4"/>
    <w:basedOn w:val="Standard"/>
    <w:next w:val="ISTextkrper"/>
    <w:qFormat/>
    <w:rsid w:val="00636F29"/>
    <w:pPr>
      <w:keepNext/>
      <w:numPr>
        <w:ilvl w:val="3"/>
        <w:numId w:val="1"/>
      </w:numPr>
      <w:pBdr>
        <w:top w:val="single" w:sz="4" w:space="1" w:color="auto"/>
        <w:bottom w:val="single" w:sz="4" w:space="1" w:color="auto"/>
      </w:pBdr>
      <w:spacing w:after="240" w:line="240" w:lineRule="atLeast"/>
      <w:ind w:right="11"/>
      <w:jc w:val="left"/>
      <w:outlineLvl w:val="3"/>
    </w:pPr>
    <w:rPr>
      <w:rFonts w:ascii="FrontPage" w:hAnsi="FrontPage"/>
      <w:b/>
      <w:bCs/>
      <w:kern w:val="22"/>
      <w:szCs w:val="28"/>
    </w:rPr>
  </w:style>
  <w:style w:type="paragraph" w:styleId="berschrift5">
    <w:name w:val="heading 5"/>
    <w:basedOn w:val="Standard"/>
    <w:next w:val="ISTextkrper"/>
    <w:qFormat/>
    <w:rsid w:val="00636F29"/>
    <w:pPr>
      <w:keepNext/>
      <w:numPr>
        <w:ilvl w:val="4"/>
        <w:numId w:val="1"/>
      </w:numPr>
      <w:pBdr>
        <w:top w:val="single" w:sz="4" w:space="1" w:color="auto"/>
        <w:bottom w:val="single" w:sz="4" w:space="1" w:color="auto"/>
      </w:pBdr>
      <w:spacing w:after="240" w:line="240" w:lineRule="atLeast"/>
      <w:ind w:right="6"/>
      <w:jc w:val="left"/>
      <w:outlineLvl w:val="4"/>
    </w:pPr>
    <w:rPr>
      <w:rFonts w:ascii="FrontPage" w:hAnsi="FrontPage"/>
      <w:b/>
      <w:kern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ckblattTitel3zeiligschwarz">
    <w:name w:val="Deckblatt_Titel_3zeilig_schwarz"/>
    <w:basedOn w:val="Standard"/>
    <w:rsid w:val="003C743B"/>
    <w:pPr>
      <w:spacing w:line="780" w:lineRule="atLeast"/>
      <w:jc w:val="left"/>
    </w:pPr>
    <w:rPr>
      <w:rFonts w:ascii="FrontPage" w:hAnsi="FrontPage"/>
      <w:sz w:val="104"/>
      <w:szCs w:val="104"/>
    </w:rPr>
  </w:style>
  <w:style w:type="paragraph" w:styleId="Verzeichnis1">
    <w:name w:val="toc 1"/>
    <w:basedOn w:val="Standard"/>
    <w:next w:val="Standard"/>
    <w:autoRedefine/>
    <w:semiHidden/>
    <w:rsid w:val="002F7E52"/>
    <w:pPr>
      <w:tabs>
        <w:tab w:val="left" w:pos="480"/>
        <w:tab w:val="right" w:leader="dot" w:pos="9072"/>
      </w:tabs>
      <w:spacing w:before="120" w:after="60"/>
    </w:pPr>
    <w:rPr>
      <w:rFonts w:cs="Arial"/>
      <w:bCs/>
    </w:rPr>
  </w:style>
  <w:style w:type="paragraph" w:styleId="Kopfzeile">
    <w:name w:val="header"/>
    <w:basedOn w:val="Standard"/>
    <w:rsid w:val="005B44B2"/>
    <w:pPr>
      <w:tabs>
        <w:tab w:val="center" w:pos="4536"/>
        <w:tab w:val="right" w:pos="9072"/>
      </w:tabs>
      <w:spacing w:line="240" w:lineRule="atLeast"/>
      <w:jc w:val="left"/>
    </w:pPr>
    <w:rPr>
      <w:szCs w:val="19"/>
    </w:rPr>
  </w:style>
  <w:style w:type="paragraph" w:styleId="Fuzeile">
    <w:name w:val="footer"/>
    <w:basedOn w:val="Standard"/>
    <w:rsid w:val="005B44B2"/>
    <w:pPr>
      <w:tabs>
        <w:tab w:val="center" w:pos="4820"/>
        <w:tab w:val="right" w:pos="9639"/>
      </w:tabs>
      <w:spacing w:line="240" w:lineRule="atLeast"/>
      <w:jc w:val="left"/>
    </w:pPr>
    <w:rPr>
      <w:rFonts w:ascii="FrontPage" w:hAnsi="FrontPage"/>
      <w:sz w:val="20"/>
      <w:szCs w:val="19"/>
    </w:rPr>
  </w:style>
  <w:style w:type="paragraph" w:customStyle="1" w:styleId="berschriftVerzeichnis">
    <w:name w:val="Überschrift_Verzeichnis"/>
    <w:basedOn w:val="berschrift1"/>
    <w:next w:val="Standard"/>
    <w:rsid w:val="005B44B2"/>
    <w:pPr>
      <w:numPr>
        <w:numId w:val="0"/>
      </w:numPr>
    </w:pPr>
  </w:style>
  <w:style w:type="character" w:styleId="Seitenzahl">
    <w:name w:val="page number"/>
    <w:basedOn w:val="Absatz-Standardschriftart"/>
    <w:rsid w:val="005B44B2"/>
    <w:rPr>
      <w:rFonts w:ascii="FrontPage" w:hAnsi="FrontPage"/>
      <w:b/>
      <w:sz w:val="20"/>
      <w:szCs w:val="20"/>
    </w:rPr>
  </w:style>
  <w:style w:type="paragraph" w:customStyle="1" w:styleId="DeckblattTitel3zeiligwei">
    <w:name w:val="Deckblatt_Titel_3zeilig_weiß"/>
    <w:basedOn w:val="Standard"/>
    <w:link w:val="DeckblattTitel3zeiligweiZchnZchn"/>
    <w:rsid w:val="003C743B"/>
    <w:pPr>
      <w:spacing w:line="780" w:lineRule="atLeast"/>
      <w:jc w:val="left"/>
    </w:pPr>
    <w:rPr>
      <w:rFonts w:ascii="FrontPage" w:hAnsi="FrontPage"/>
      <w:color w:val="FFFFFF"/>
      <w:sz w:val="72"/>
      <w:szCs w:val="72"/>
    </w:rPr>
  </w:style>
  <w:style w:type="paragraph" w:customStyle="1" w:styleId="DeckblattSubheadlinewei">
    <w:name w:val="Deckblatt_Subheadline_weiß"/>
    <w:basedOn w:val="Standard"/>
    <w:rsid w:val="003C743B"/>
    <w:pPr>
      <w:spacing w:line="280" w:lineRule="atLeast"/>
      <w:jc w:val="left"/>
    </w:pPr>
    <w:rPr>
      <w:rFonts w:ascii="FrontPage" w:hAnsi="FrontPage"/>
      <w:bCs/>
      <w:color w:val="FFFFFF"/>
      <w:sz w:val="23"/>
      <w:szCs w:val="23"/>
    </w:rPr>
  </w:style>
  <w:style w:type="paragraph" w:customStyle="1" w:styleId="DeckblattTitel2zeiligschwarz">
    <w:name w:val="Deckblatt_Titel_2zeilig_schwarz"/>
    <w:basedOn w:val="Standard"/>
    <w:rsid w:val="003C743B"/>
    <w:pPr>
      <w:spacing w:line="1080" w:lineRule="atLeast"/>
      <w:jc w:val="left"/>
    </w:pPr>
    <w:rPr>
      <w:rFonts w:ascii="FrontPage" w:hAnsi="FrontPage"/>
      <w:b/>
      <w:sz w:val="104"/>
      <w:szCs w:val="104"/>
    </w:rPr>
  </w:style>
  <w:style w:type="character" w:styleId="Hyperlink">
    <w:name w:val="Hyperlink"/>
    <w:basedOn w:val="Absatz-Standardschriftart"/>
    <w:rsid w:val="005B44B2"/>
    <w:rPr>
      <w:color w:val="0000FF"/>
      <w:u w:val="single"/>
    </w:rPr>
  </w:style>
  <w:style w:type="paragraph" w:styleId="Verzeichnis2">
    <w:name w:val="toc 2"/>
    <w:basedOn w:val="Standard"/>
    <w:next w:val="Standard"/>
    <w:autoRedefine/>
    <w:semiHidden/>
    <w:rsid w:val="002F7E52"/>
    <w:pPr>
      <w:tabs>
        <w:tab w:val="left" w:pos="900"/>
        <w:tab w:val="right" w:leader="dot" w:pos="9072"/>
      </w:tabs>
      <w:spacing w:after="60"/>
      <w:ind w:left="221"/>
    </w:pPr>
    <w:rPr>
      <w:szCs w:val="19"/>
    </w:rPr>
  </w:style>
  <w:style w:type="paragraph" w:styleId="Verzeichnis3">
    <w:name w:val="toc 3"/>
    <w:basedOn w:val="Standard"/>
    <w:next w:val="Standard"/>
    <w:autoRedefine/>
    <w:semiHidden/>
    <w:rsid w:val="002F7E52"/>
    <w:pPr>
      <w:tabs>
        <w:tab w:val="right" w:leader="dot" w:pos="9072"/>
      </w:tabs>
      <w:spacing w:after="60"/>
      <w:ind w:left="442"/>
    </w:pPr>
    <w:rPr>
      <w:szCs w:val="19"/>
    </w:rPr>
  </w:style>
  <w:style w:type="paragraph" w:customStyle="1" w:styleId="ISMetadatenSeite2">
    <w:name w:val="IS_Metadaten_Seite2"/>
    <w:basedOn w:val="Standard"/>
    <w:rsid w:val="008E3492"/>
    <w:pPr>
      <w:spacing w:after="260" w:line="260" w:lineRule="atLeast"/>
      <w:jc w:val="left"/>
    </w:pPr>
    <w:rPr>
      <w:szCs w:val="22"/>
    </w:rPr>
  </w:style>
  <w:style w:type="character" w:customStyle="1" w:styleId="DeckblattTitel3zeiligweiZchnZchn">
    <w:name w:val="Deckblatt_Titel_3zeilig_weiß Zchn Zchn"/>
    <w:basedOn w:val="Absatz-Standardschriftart"/>
    <w:link w:val="DeckblattTitel3zeiligwei"/>
    <w:rsid w:val="003C743B"/>
    <w:rPr>
      <w:rFonts w:ascii="FrontPage" w:hAnsi="FrontPage"/>
      <w:color w:val="FFFFFF"/>
      <w:sz w:val="72"/>
      <w:szCs w:val="72"/>
      <w:lang w:val="de-DE" w:eastAsia="de-DE" w:bidi="ar-SA"/>
    </w:rPr>
  </w:style>
  <w:style w:type="paragraph" w:customStyle="1" w:styleId="ISTextkrper">
    <w:name w:val="IS_Textkörper"/>
    <w:basedOn w:val="Standard"/>
    <w:link w:val="ISTextkrperZchn"/>
    <w:rsid w:val="007055FE"/>
    <w:pPr>
      <w:spacing w:after="120" w:line="360" w:lineRule="auto"/>
    </w:pPr>
    <w:rPr>
      <w:szCs w:val="20"/>
    </w:rPr>
  </w:style>
  <w:style w:type="paragraph" w:customStyle="1" w:styleId="berschriftAbschnitt">
    <w:name w:val="Überschrift_Abschnitt"/>
    <w:basedOn w:val="berschriftVerzeichnis"/>
    <w:next w:val="ISTextkrper"/>
    <w:rsid w:val="005B44B2"/>
  </w:style>
  <w:style w:type="paragraph" w:styleId="Funotentext">
    <w:name w:val="footnote text"/>
    <w:basedOn w:val="Standard"/>
    <w:semiHidden/>
    <w:rsid w:val="005B44B2"/>
    <w:pPr>
      <w:spacing w:after="60"/>
      <w:ind w:left="425" w:hanging="425"/>
    </w:pPr>
    <w:rPr>
      <w:sz w:val="18"/>
      <w:szCs w:val="20"/>
    </w:rPr>
  </w:style>
  <w:style w:type="character" w:styleId="Funotenzeichen">
    <w:name w:val="footnote reference"/>
    <w:basedOn w:val="Absatz-Standardschriftart"/>
    <w:semiHidden/>
    <w:rsid w:val="005B44B2"/>
    <w:rPr>
      <w:vertAlign w:val="superscript"/>
    </w:rPr>
  </w:style>
  <w:style w:type="paragraph" w:customStyle="1" w:styleId="Literatur">
    <w:name w:val="Literatur"/>
    <w:basedOn w:val="Standard"/>
    <w:link w:val="LiteraturZchn"/>
    <w:rsid w:val="005B44B2"/>
    <w:pPr>
      <w:spacing w:after="120" w:line="240" w:lineRule="atLeast"/>
      <w:ind w:left="360" w:hanging="360"/>
    </w:pPr>
  </w:style>
  <w:style w:type="paragraph" w:customStyle="1" w:styleId="LiteraturAutoren">
    <w:name w:val="Literatur_Autoren"/>
    <w:basedOn w:val="Literatur"/>
    <w:link w:val="LiteraturAutorenZchn"/>
    <w:rsid w:val="009F3D59"/>
    <w:rPr>
      <w:b/>
    </w:rPr>
  </w:style>
  <w:style w:type="character" w:customStyle="1" w:styleId="LiteraturZchn">
    <w:name w:val="Literatur Zchn"/>
    <w:basedOn w:val="Absatz-Standardschriftart"/>
    <w:link w:val="Literatur"/>
    <w:rsid w:val="005B44B2"/>
    <w:rPr>
      <w:rFonts w:ascii="Bitstream Charter" w:hAnsi="Bitstream Charter"/>
      <w:sz w:val="22"/>
      <w:szCs w:val="24"/>
      <w:lang w:val="de-DE" w:eastAsia="de-DE" w:bidi="ar-SA"/>
    </w:rPr>
  </w:style>
  <w:style w:type="character" w:customStyle="1" w:styleId="LiteraturAutorenZchn">
    <w:name w:val="Literatur_Autoren Zchn"/>
    <w:basedOn w:val="LiteraturZchn"/>
    <w:link w:val="LiteraturAutoren"/>
    <w:rsid w:val="009F3D59"/>
    <w:rPr>
      <w:rFonts w:ascii="Charter" w:hAnsi="Charter"/>
      <w:b/>
      <w:sz w:val="22"/>
      <w:szCs w:val="24"/>
      <w:lang w:val="de-DE" w:eastAsia="de-DE" w:bidi="ar-SA"/>
    </w:rPr>
  </w:style>
  <w:style w:type="numbering" w:customStyle="1" w:styleId="Aufzhlung">
    <w:name w:val="Aufzählung"/>
    <w:basedOn w:val="KeineListe"/>
    <w:rsid w:val="005B44B2"/>
    <w:pPr>
      <w:numPr>
        <w:numId w:val="3"/>
      </w:numPr>
    </w:pPr>
  </w:style>
  <w:style w:type="paragraph" w:customStyle="1" w:styleId="Zitat1">
    <w:name w:val="Zitat1"/>
    <w:basedOn w:val="ISTextkrper"/>
    <w:rsid w:val="008E3492"/>
    <w:pPr>
      <w:ind w:left="567"/>
    </w:pPr>
    <w:rPr>
      <w:sz w:val="20"/>
    </w:rPr>
  </w:style>
  <w:style w:type="paragraph" w:styleId="Beschriftung">
    <w:name w:val="caption"/>
    <w:basedOn w:val="Standard"/>
    <w:next w:val="ISTextkrper"/>
    <w:qFormat/>
    <w:rsid w:val="005B44B2"/>
    <w:pPr>
      <w:spacing w:after="120"/>
      <w:ind w:left="539" w:hanging="539"/>
      <w:jc w:val="left"/>
    </w:pPr>
    <w:rPr>
      <w:bCs/>
      <w:sz w:val="20"/>
      <w:szCs w:val="20"/>
    </w:rPr>
  </w:style>
  <w:style w:type="paragraph" w:customStyle="1" w:styleId="Abbildung">
    <w:name w:val="Abbildung"/>
    <w:basedOn w:val="ISTextkrper"/>
    <w:rsid w:val="005B44B2"/>
    <w:pPr>
      <w:keepNext/>
      <w:spacing w:before="240"/>
      <w:jc w:val="left"/>
    </w:pPr>
  </w:style>
  <w:style w:type="paragraph" w:styleId="Abbildungsverzeichnis">
    <w:name w:val="table of figures"/>
    <w:basedOn w:val="Standard"/>
    <w:next w:val="Standard"/>
    <w:semiHidden/>
    <w:rsid w:val="00F72D8B"/>
    <w:pPr>
      <w:tabs>
        <w:tab w:val="right" w:leader="dot" w:pos="9072"/>
      </w:tabs>
      <w:spacing w:after="60" w:line="360" w:lineRule="auto"/>
      <w:ind w:left="709" w:hanging="709"/>
    </w:pPr>
  </w:style>
  <w:style w:type="table" w:styleId="Tabellenraster">
    <w:name w:val="Table Grid"/>
    <w:basedOn w:val="NormaleTabelle"/>
    <w:rsid w:val="005B44B2"/>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
    <w:name w:val="Tabelle"/>
    <w:basedOn w:val="Standard"/>
    <w:next w:val="ISTextkrper"/>
    <w:rsid w:val="005B44B2"/>
    <w:pPr>
      <w:jc w:val="left"/>
    </w:pPr>
    <w:rPr>
      <w:sz w:val="20"/>
    </w:rPr>
  </w:style>
  <w:style w:type="paragraph" w:customStyle="1" w:styleId="Abkrzungsverzeichnis">
    <w:name w:val="Abkürzungsverzeichnis"/>
    <w:basedOn w:val="Standard"/>
    <w:rsid w:val="003C743B"/>
    <w:pPr>
      <w:tabs>
        <w:tab w:val="left" w:pos="1418"/>
      </w:tabs>
      <w:spacing w:after="120" w:line="240" w:lineRule="atLeast"/>
      <w:ind w:left="1418" w:hanging="1418"/>
      <w:jc w:val="left"/>
    </w:pPr>
  </w:style>
  <w:style w:type="paragraph" w:styleId="Index1">
    <w:name w:val="index 1"/>
    <w:basedOn w:val="Standard"/>
    <w:next w:val="Standard"/>
    <w:semiHidden/>
    <w:rsid w:val="005B44B2"/>
    <w:pPr>
      <w:spacing w:after="60"/>
      <w:ind w:left="221" w:hanging="221"/>
    </w:pPr>
  </w:style>
  <w:style w:type="paragraph" w:styleId="Index2">
    <w:name w:val="index 2"/>
    <w:basedOn w:val="Standard"/>
    <w:next w:val="Standard"/>
    <w:semiHidden/>
    <w:rsid w:val="005B44B2"/>
    <w:pPr>
      <w:spacing w:after="60"/>
      <w:ind w:left="442" w:hanging="221"/>
    </w:pPr>
    <w:rPr>
      <w:sz w:val="20"/>
    </w:rPr>
  </w:style>
  <w:style w:type="paragraph" w:customStyle="1" w:styleId="DeckblattTitel2zeiligwei">
    <w:name w:val="Deckblatt_Titel_2zeilig_weiß"/>
    <w:basedOn w:val="Standard"/>
    <w:rsid w:val="003C743B"/>
    <w:pPr>
      <w:spacing w:line="1080" w:lineRule="atLeast"/>
      <w:jc w:val="left"/>
    </w:pPr>
    <w:rPr>
      <w:rFonts w:ascii="FrontPage" w:hAnsi="FrontPage"/>
      <w:b/>
      <w:color w:val="FFFFFF"/>
      <w:sz w:val="104"/>
    </w:rPr>
  </w:style>
  <w:style w:type="paragraph" w:customStyle="1" w:styleId="DeckblattSubheadlineweifett">
    <w:name w:val="Deckblatt_Subheadline_weiß_fett"/>
    <w:basedOn w:val="DeckblattSubheadlinewei"/>
    <w:rsid w:val="003C743B"/>
    <w:rPr>
      <w:b/>
    </w:rPr>
  </w:style>
  <w:style w:type="paragraph" w:customStyle="1" w:styleId="HervorhebungFett">
    <w:name w:val="Hervorhebung_Fett"/>
    <w:basedOn w:val="ISTextkrper"/>
    <w:next w:val="ISTextkrper"/>
    <w:rsid w:val="005B44B2"/>
    <w:rPr>
      <w:b/>
    </w:rPr>
  </w:style>
  <w:style w:type="paragraph" w:customStyle="1" w:styleId="HervorhebungKursiv">
    <w:name w:val="Hervorhebung_Kursiv"/>
    <w:basedOn w:val="ISTextkrper"/>
    <w:next w:val="ISTextkrper"/>
    <w:rsid w:val="005B44B2"/>
    <w:rPr>
      <w:i/>
    </w:rPr>
  </w:style>
  <w:style w:type="paragraph" w:customStyle="1" w:styleId="DeckblattSubheadlineschwarz">
    <w:name w:val="Deckblatt_Subheadline_schwarz"/>
    <w:basedOn w:val="Standard"/>
    <w:rsid w:val="003C743B"/>
    <w:pPr>
      <w:spacing w:line="280" w:lineRule="atLeast"/>
      <w:jc w:val="left"/>
    </w:pPr>
    <w:rPr>
      <w:rFonts w:ascii="FrontPage" w:hAnsi="FrontPage"/>
      <w:color w:val="FFFFFF"/>
      <w:sz w:val="23"/>
    </w:rPr>
  </w:style>
  <w:style w:type="paragraph" w:customStyle="1" w:styleId="DeckblattSubheadlineschwarzfett">
    <w:name w:val="Deckblatt_Subheadline_schwarz_fett"/>
    <w:basedOn w:val="Standard"/>
    <w:rsid w:val="003C743B"/>
    <w:pPr>
      <w:spacing w:line="280" w:lineRule="atLeast"/>
      <w:jc w:val="left"/>
    </w:pPr>
    <w:rPr>
      <w:rFonts w:ascii="FrontPage" w:hAnsi="FrontPage"/>
      <w:b/>
      <w:sz w:val="23"/>
    </w:rPr>
  </w:style>
  <w:style w:type="character" w:customStyle="1" w:styleId="ISTextkrperZchn">
    <w:name w:val="IS_Textkörper Zchn"/>
    <w:basedOn w:val="Absatz-Standardschriftart"/>
    <w:link w:val="ISTextkrper"/>
    <w:locked/>
    <w:rsid w:val="001A7C10"/>
    <w:rPr>
      <w:rFonts w:ascii="Charter" w:hAnsi="Charter"/>
      <w:sz w:val="22"/>
      <w:lang w:val="de-DE" w:eastAsia="de-DE" w:bidi="ar-SA"/>
    </w:rPr>
  </w:style>
  <w:style w:type="paragraph" w:styleId="Verzeichnis4">
    <w:name w:val="toc 4"/>
    <w:basedOn w:val="Standard"/>
    <w:next w:val="Standard"/>
    <w:autoRedefine/>
    <w:semiHidden/>
    <w:rsid w:val="002F7E52"/>
    <w:pPr>
      <w:tabs>
        <w:tab w:val="right" w:leader="dot" w:pos="9072"/>
      </w:tabs>
      <w:ind w:left="660"/>
    </w:pPr>
  </w:style>
  <w:style w:type="paragraph" w:styleId="Verzeichnis5">
    <w:name w:val="toc 5"/>
    <w:basedOn w:val="Standard"/>
    <w:next w:val="Standard"/>
    <w:autoRedefine/>
    <w:semiHidden/>
    <w:rsid w:val="002F7E52"/>
    <w:pPr>
      <w:tabs>
        <w:tab w:val="right" w:leader="dot" w:pos="9072"/>
      </w:tabs>
      <w:ind w:left="880"/>
    </w:pPr>
  </w:style>
  <w:style w:type="paragraph" w:styleId="Sprechblasentext">
    <w:name w:val="Balloon Text"/>
    <w:basedOn w:val="Standard"/>
    <w:link w:val="SprechblasentextZchn"/>
    <w:semiHidden/>
    <w:unhideWhenUsed/>
    <w:rsid w:val="00CB30FB"/>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CB30FB"/>
    <w:rPr>
      <w:rFonts w:ascii="Segoe UI" w:hAnsi="Segoe UI" w:cs="Segoe UI"/>
      <w:sz w:val="18"/>
      <w:szCs w:val="18"/>
    </w:rPr>
  </w:style>
  <w:style w:type="paragraph" w:customStyle="1" w:styleId="Text">
    <w:name w:val="Text"/>
    <w:basedOn w:val="ISTextkrper"/>
    <w:link w:val="TextZchn"/>
    <w:qFormat/>
    <w:rsid w:val="00F7540A"/>
  </w:style>
  <w:style w:type="character" w:styleId="Kommentarzeichen">
    <w:name w:val="annotation reference"/>
    <w:basedOn w:val="Absatz-Standardschriftart"/>
    <w:semiHidden/>
    <w:unhideWhenUsed/>
    <w:rsid w:val="00E51BED"/>
    <w:rPr>
      <w:sz w:val="16"/>
      <w:szCs w:val="16"/>
    </w:rPr>
  </w:style>
  <w:style w:type="character" w:customStyle="1" w:styleId="TextZchn">
    <w:name w:val="Text Zchn"/>
    <w:basedOn w:val="Absatz-Standardschriftart"/>
    <w:link w:val="Text"/>
    <w:rsid w:val="00F7540A"/>
    <w:rPr>
      <w:rFonts w:ascii="Charter" w:hAnsi="Charter"/>
      <w:sz w:val="22"/>
    </w:rPr>
  </w:style>
  <w:style w:type="paragraph" w:styleId="Kommentartext">
    <w:name w:val="annotation text"/>
    <w:basedOn w:val="Standard"/>
    <w:link w:val="KommentartextZchn"/>
    <w:semiHidden/>
    <w:unhideWhenUsed/>
    <w:rsid w:val="00E51BED"/>
    <w:pPr>
      <w:spacing w:line="240" w:lineRule="auto"/>
    </w:pPr>
    <w:rPr>
      <w:sz w:val="20"/>
      <w:szCs w:val="20"/>
    </w:rPr>
  </w:style>
  <w:style w:type="character" w:customStyle="1" w:styleId="KommentartextZchn">
    <w:name w:val="Kommentartext Zchn"/>
    <w:basedOn w:val="Absatz-Standardschriftart"/>
    <w:link w:val="Kommentartext"/>
    <w:semiHidden/>
    <w:rsid w:val="00E51BED"/>
    <w:rPr>
      <w:rFonts w:ascii="Charter" w:hAnsi="Charter"/>
    </w:rPr>
  </w:style>
  <w:style w:type="paragraph" w:styleId="Kommentarthema">
    <w:name w:val="annotation subject"/>
    <w:basedOn w:val="Kommentartext"/>
    <w:next w:val="Kommentartext"/>
    <w:link w:val="KommentarthemaZchn"/>
    <w:semiHidden/>
    <w:unhideWhenUsed/>
    <w:rsid w:val="00E51BED"/>
    <w:rPr>
      <w:b/>
      <w:bCs/>
    </w:rPr>
  </w:style>
  <w:style w:type="character" w:customStyle="1" w:styleId="KommentarthemaZchn">
    <w:name w:val="Kommentarthema Zchn"/>
    <w:basedOn w:val="KommentartextZchn"/>
    <w:link w:val="Kommentarthema"/>
    <w:semiHidden/>
    <w:rsid w:val="00E51BED"/>
    <w:rPr>
      <w:rFonts w:ascii="Charter" w:hAnsi="Charter"/>
      <w:b/>
      <w:bCs/>
    </w:rPr>
  </w:style>
  <w:style w:type="paragraph" w:styleId="Titel">
    <w:name w:val="Title"/>
    <w:basedOn w:val="Standard"/>
    <w:next w:val="Standard"/>
    <w:link w:val="TitelZchn"/>
    <w:qFormat/>
    <w:rsid w:val="00A206EC"/>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A206EC"/>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rsid w:val="008F30AB"/>
    <w:rPr>
      <w:color w:val="808080"/>
    </w:rPr>
  </w:style>
  <w:style w:type="paragraph" w:styleId="Untertitel">
    <w:name w:val="Subtitle"/>
    <w:basedOn w:val="Standard"/>
    <w:next w:val="Standard"/>
    <w:link w:val="UntertitelZchn"/>
    <w:qFormat/>
    <w:rsid w:val="00CE3661"/>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rsid w:val="00CE3661"/>
    <w:rPr>
      <w:rFonts w:asciiTheme="minorHAnsi" w:eastAsiaTheme="minorEastAsia" w:hAnsiTheme="minorHAnsi" w:cstheme="minorBidi"/>
      <w:color w:val="5A5A5A" w:themeColor="text1" w:themeTint="A5"/>
      <w:spacing w:val="15"/>
      <w:sz w:val="22"/>
      <w:szCs w:val="22"/>
    </w:rPr>
  </w:style>
  <w:style w:type="paragraph" w:customStyle="1" w:styleId="paragraph">
    <w:name w:val="paragraph"/>
    <w:basedOn w:val="Standard"/>
    <w:rsid w:val="000C6FBE"/>
    <w:pPr>
      <w:spacing w:before="100" w:beforeAutospacing="1" w:after="100" w:afterAutospacing="1" w:line="240" w:lineRule="auto"/>
      <w:jc w:val="left"/>
    </w:pPr>
    <w:rPr>
      <w:rFonts w:ascii="Times New Roman" w:hAnsi="Times New Roman"/>
      <w:sz w:val="24"/>
    </w:rPr>
  </w:style>
  <w:style w:type="character" w:customStyle="1" w:styleId="normaltextrun">
    <w:name w:val="normaltextrun"/>
    <w:basedOn w:val="Absatz-Standardschriftart"/>
    <w:rsid w:val="000C6FBE"/>
  </w:style>
  <w:style w:type="character" w:customStyle="1" w:styleId="spellingerror">
    <w:name w:val="spellingerror"/>
    <w:basedOn w:val="Absatz-Standardschriftart"/>
    <w:rsid w:val="000C6FBE"/>
  </w:style>
  <w:style w:type="character" w:customStyle="1" w:styleId="eop">
    <w:name w:val="eop"/>
    <w:basedOn w:val="Absatz-Standardschriftart"/>
    <w:rsid w:val="000C6FBE"/>
  </w:style>
  <w:style w:type="character" w:customStyle="1" w:styleId="scxo30293517">
    <w:name w:val="scxo30293517"/>
    <w:basedOn w:val="Absatz-Standardschriftart"/>
    <w:rsid w:val="000C6FBE"/>
  </w:style>
  <w:style w:type="character" w:styleId="Fett">
    <w:name w:val="Strong"/>
    <w:basedOn w:val="Absatz-Standardschriftart"/>
    <w:qFormat/>
    <w:rsid w:val="004F08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460143">
      <w:bodyDiv w:val="1"/>
      <w:marLeft w:val="0"/>
      <w:marRight w:val="0"/>
      <w:marTop w:val="0"/>
      <w:marBottom w:val="0"/>
      <w:divBdr>
        <w:top w:val="none" w:sz="0" w:space="0" w:color="auto"/>
        <w:left w:val="none" w:sz="0" w:space="0" w:color="auto"/>
        <w:bottom w:val="none" w:sz="0" w:space="0" w:color="auto"/>
        <w:right w:val="none" w:sz="0" w:space="0" w:color="auto"/>
      </w:divBdr>
    </w:div>
    <w:div w:id="1359962747">
      <w:bodyDiv w:val="1"/>
      <w:marLeft w:val="0"/>
      <w:marRight w:val="0"/>
      <w:marTop w:val="0"/>
      <w:marBottom w:val="0"/>
      <w:divBdr>
        <w:top w:val="none" w:sz="0" w:space="0" w:color="auto"/>
        <w:left w:val="none" w:sz="0" w:space="0" w:color="auto"/>
        <w:bottom w:val="none" w:sz="0" w:space="0" w:color="auto"/>
        <w:right w:val="none" w:sz="0" w:space="0" w:color="auto"/>
      </w:divBdr>
    </w:div>
    <w:div w:id="193790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omments" Target="comment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commentsExtended" Target="commentsExtended.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16/09/relationships/commentsIds" Target="commentsIds.xml"/><Relationship Id="rId20" Type="http://schemas.openxmlformats.org/officeDocument/2006/relationships/image" Target="media/image11.png"/><Relationship Id="rId41" Type="http://schemas.openxmlformats.org/officeDocument/2006/relationships/image" Target="media/image30.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901D5-58AF-434A-AA87-C28818169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3433</Words>
  <Characters>21634</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Dokumentenvorlage: Studien- und Diplomarbeiten</vt:lpstr>
    </vt:vector>
  </TitlesOfParts>
  <LinksUpToDate>false</LinksUpToDate>
  <CharactersWithSpaces>25017</CharactersWithSpaces>
  <SharedDoc>false</SharedDoc>
  <HLinks>
    <vt:vector size="246" baseType="variant">
      <vt:variant>
        <vt:i4>2228250</vt:i4>
      </vt:variant>
      <vt:variant>
        <vt:i4>264</vt:i4>
      </vt:variant>
      <vt:variant>
        <vt:i4>0</vt:i4>
      </vt:variant>
      <vt:variant>
        <vt:i4>5</vt:i4>
      </vt:variant>
      <vt:variant>
        <vt:lpwstr>http://www.tu-darmstadt.de/media/illustrationen/referat__x000b_kommunikation/webrelaunch/das_bild_der_tu-darmstadt.pdf</vt:lpwstr>
      </vt:variant>
      <vt:variant>
        <vt:lpwstr/>
      </vt:variant>
      <vt:variant>
        <vt:i4>1900560</vt:i4>
      </vt:variant>
      <vt:variant>
        <vt:i4>261</vt:i4>
      </vt:variant>
      <vt:variant>
        <vt:i4>0</vt:i4>
      </vt:variant>
      <vt:variant>
        <vt:i4>5</vt:i4>
      </vt:variant>
      <vt:variant>
        <vt:lpwstr>http://www.tu-darmstadt.de/aktuell/tudesign/TUD_Manual_10.08.07.pdf</vt:lpwstr>
      </vt:variant>
      <vt:variant>
        <vt:lpwstr/>
      </vt:variant>
      <vt:variant>
        <vt:i4>1310774</vt:i4>
      </vt:variant>
      <vt:variant>
        <vt:i4>242</vt:i4>
      </vt:variant>
      <vt:variant>
        <vt:i4>0</vt:i4>
      </vt:variant>
      <vt:variant>
        <vt:i4>5</vt:i4>
      </vt:variant>
      <vt:variant>
        <vt:lpwstr/>
      </vt:variant>
      <vt:variant>
        <vt:lpwstr>_Toc201143115</vt:lpwstr>
      </vt:variant>
      <vt:variant>
        <vt:i4>1310774</vt:i4>
      </vt:variant>
      <vt:variant>
        <vt:i4>233</vt:i4>
      </vt:variant>
      <vt:variant>
        <vt:i4>0</vt:i4>
      </vt:variant>
      <vt:variant>
        <vt:i4>5</vt:i4>
      </vt:variant>
      <vt:variant>
        <vt:lpwstr/>
      </vt:variant>
      <vt:variant>
        <vt:lpwstr>_Toc201143114</vt:lpwstr>
      </vt:variant>
      <vt:variant>
        <vt:i4>1310774</vt:i4>
      </vt:variant>
      <vt:variant>
        <vt:i4>227</vt:i4>
      </vt:variant>
      <vt:variant>
        <vt:i4>0</vt:i4>
      </vt:variant>
      <vt:variant>
        <vt:i4>5</vt:i4>
      </vt:variant>
      <vt:variant>
        <vt:lpwstr/>
      </vt:variant>
      <vt:variant>
        <vt:lpwstr>_Toc201143113</vt:lpwstr>
      </vt:variant>
      <vt:variant>
        <vt:i4>1310774</vt:i4>
      </vt:variant>
      <vt:variant>
        <vt:i4>218</vt:i4>
      </vt:variant>
      <vt:variant>
        <vt:i4>0</vt:i4>
      </vt:variant>
      <vt:variant>
        <vt:i4>5</vt:i4>
      </vt:variant>
      <vt:variant>
        <vt:lpwstr/>
      </vt:variant>
      <vt:variant>
        <vt:lpwstr>_Toc201143112</vt:lpwstr>
      </vt:variant>
      <vt:variant>
        <vt:i4>1310774</vt:i4>
      </vt:variant>
      <vt:variant>
        <vt:i4>212</vt:i4>
      </vt:variant>
      <vt:variant>
        <vt:i4>0</vt:i4>
      </vt:variant>
      <vt:variant>
        <vt:i4>5</vt:i4>
      </vt:variant>
      <vt:variant>
        <vt:lpwstr/>
      </vt:variant>
      <vt:variant>
        <vt:lpwstr>_Toc201143111</vt:lpwstr>
      </vt:variant>
      <vt:variant>
        <vt:i4>1310774</vt:i4>
      </vt:variant>
      <vt:variant>
        <vt:i4>206</vt:i4>
      </vt:variant>
      <vt:variant>
        <vt:i4>0</vt:i4>
      </vt:variant>
      <vt:variant>
        <vt:i4>5</vt:i4>
      </vt:variant>
      <vt:variant>
        <vt:lpwstr/>
      </vt:variant>
      <vt:variant>
        <vt:lpwstr>_Toc201143110</vt:lpwstr>
      </vt:variant>
      <vt:variant>
        <vt:i4>1376310</vt:i4>
      </vt:variant>
      <vt:variant>
        <vt:i4>200</vt:i4>
      </vt:variant>
      <vt:variant>
        <vt:i4>0</vt:i4>
      </vt:variant>
      <vt:variant>
        <vt:i4>5</vt:i4>
      </vt:variant>
      <vt:variant>
        <vt:lpwstr/>
      </vt:variant>
      <vt:variant>
        <vt:lpwstr>_Toc201143109</vt:lpwstr>
      </vt:variant>
      <vt:variant>
        <vt:i4>1376310</vt:i4>
      </vt:variant>
      <vt:variant>
        <vt:i4>194</vt:i4>
      </vt:variant>
      <vt:variant>
        <vt:i4>0</vt:i4>
      </vt:variant>
      <vt:variant>
        <vt:i4>5</vt:i4>
      </vt:variant>
      <vt:variant>
        <vt:lpwstr/>
      </vt:variant>
      <vt:variant>
        <vt:lpwstr>_Toc201143108</vt:lpwstr>
      </vt:variant>
      <vt:variant>
        <vt:i4>1376310</vt:i4>
      </vt:variant>
      <vt:variant>
        <vt:i4>188</vt:i4>
      </vt:variant>
      <vt:variant>
        <vt:i4>0</vt:i4>
      </vt:variant>
      <vt:variant>
        <vt:i4>5</vt:i4>
      </vt:variant>
      <vt:variant>
        <vt:lpwstr/>
      </vt:variant>
      <vt:variant>
        <vt:lpwstr>_Toc201143107</vt:lpwstr>
      </vt:variant>
      <vt:variant>
        <vt:i4>1376310</vt:i4>
      </vt:variant>
      <vt:variant>
        <vt:i4>182</vt:i4>
      </vt:variant>
      <vt:variant>
        <vt:i4>0</vt:i4>
      </vt:variant>
      <vt:variant>
        <vt:i4>5</vt:i4>
      </vt:variant>
      <vt:variant>
        <vt:lpwstr/>
      </vt:variant>
      <vt:variant>
        <vt:lpwstr>_Toc201143106</vt:lpwstr>
      </vt:variant>
      <vt:variant>
        <vt:i4>1376310</vt:i4>
      </vt:variant>
      <vt:variant>
        <vt:i4>176</vt:i4>
      </vt:variant>
      <vt:variant>
        <vt:i4>0</vt:i4>
      </vt:variant>
      <vt:variant>
        <vt:i4>5</vt:i4>
      </vt:variant>
      <vt:variant>
        <vt:lpwstr/>
      </vt:variant>
      <vt:variant>
        <vt:lpwstr>_Toc201143105</vt:lpwstr>
      </vt:variant>
      <vt:variant>
        <vt:i4>1376310</vt:i4>
      </vt:variant>
      <vt:variant>
        <vt:i4>170</vt:i4>
      </vt:variant>
      <vt:variant>
        <vt:i4>0</vt:i4>
      </vt:variant>
      <vt:variant>
        <vt:i4>5</vt:i4>
      </vt:variant>
      <vt:variant>
        <vt:lpwstr/>
      </vt:variant>
      <vt:variant>
        <vt:lpwstr>_Toc201143104</vt:lpwstr>
      </vt:variant>
      <vt:variant>
        <vt:i4>1376310</vt:i4>
      </vt:variant>
      <vt:variant>
        <vt:i4>164</vt:i4>
      </vt:variant>
      <vt:variant>
        <vt:i4>0</vt:i4>
      </vt:variant>
      <vt:variant>
        <vt:i4>5</vt:i4>
      </vt:variant>
      <vt:variant>
        <vt:lpwstr/>
      </vt:variant>
      <vt:variant>
        <vt:lpwstr>_Toc201143103</vt:lpwstr>
      </vt:variant>
      <vt:variant>
        <vt:i4>1376310</vt:i4>
      </vt:variant>
      <vt:variant>
        <vt:i4>158</vt:i4>
      </vt:variant>
      <vt:variant>
        <vt:i4>0</vt:i4>
      </vt:variant>
      <vt:variant>
        <vt:i4>5</vt:i4>
      </vt:variant>
      <vt:variant>
        <vt:lpwstr/>
      </vt:variant>
      <vt:variant>
        <vt:lpwstr>_Toc201143102</vt:lpwstr>
      </vt:variant>
      <vt:variant>
        <vt:i4>1376310</vt:i4>
      </vt:variant>
      <vt:variant>
        <vt:i4>152</vt:i4>
      </vt:variant>
      <vt:variant>
        <vt:i4>0</vt:i4>
      </vt:variant>
      <vt:variant>
        <vt:i4>5</vt:i4>
      </vt:variant>
      <vt:variant>
        <vt:lpwstr/>
      </vt:variant>
      <vt:variant>
        <vt:lpwstr>_Toc201143101</vt:lpwstr>
      </vt:variant>
      <vt:variant>
        <vt:i4>1376310</vt:i4>
      </vt:variant>
      <vt:variant>
        <vt:i4>146</vt:i4>
      </vt:variant>
      <vt:variant>
        <vt:i4>0</vt:i4>
      </vt:variant>
      <vt:variant>
        <vt:i4>5</vt:i4>
      </vt:variant>
      <vt:variant>
        <vt:lpwstr/>
      </vt:variant>
      <vt:variant>
        <vt:lpwstr>_Toc201143100</vt:lpwstr>
      </vt:variant>
      <vt:variant>
        <vt:i4>1835063</vt:i4>
      </vt:variant>
      <vt:variant>
        <vt:i4>140</vt:i4>
      </vt:variant>
      <vt:variant>
        <vt:i4>0</vt:i4>
      </vt:variant>
      <vt:variant>
        <vt:i4>5</vt:i4>
      </vt:variant>
      <vt:variant>
        <vt:lpwstr/>
      </vt:variant>
      <vt:variant>
        <vt:lpwstr>_Toc201143099</vt:lpwstr>
      </vt:variant>
      <vt:variant>
        <vt:i4>1835063</vt:i4>
      </vt:variant>
      <vt:variant>
        <vt:i4>134</vt:i4>
      </vt:variant>
      <vt:variant>
        <vt:i4>0</vt:i4>
      </vt:variant>
      <vt:variant>
        <vt:i4>5</vt:i4>
      </vt:variant>
      <vt:variant>
        <vt:lpwstr/>
      </vt:variant>
      <vt:variant>
        <vt:lpwstr>_Toc201143098</vt:lpwstr>
      </vt:variant>
      <vt:variant>
        <vt:i4>1835063</vt:i4>
      </vt:variant>
      <vt:variant>
        <vt:i4>128</vt:i4>
      </vt:variant>
      <vt:variant>
        <vt:i4>0</vt:i4>
      </vt:variant>
      <vt:variant>
        <vt:i4>5</vt:i4>
      </vt:variant>
      <vt:variant>
        <vt:lpwstr/>
      </vt:variant>
      <vt:variant>
        <vt:lpwstr>_Toc201143097</vt:lpwstr>
      </vt:variant>
      <vt:variant>
        <vt:i4>1835063</vt:i4>
      </vt:variant>
      <vt:variant>
        <vt:i4>122</vt:i4>
      </vt:variant>
      <vt:variant>
        <vt:i4>0</vt:i4>
      </vt:variant>
      <vt:variant>
        <vt:i4>5</vt:i4>
      </vt:variant>
      <vt:variant>
        <vt:lpwstr/>
      </vt:variant>
      <vt:variant>
        <vt:lpwstr>_Toc201143096</vt:lpwstr>
      </vt:variant>
      <vt:variant>
        <vt:i4>1835063</vt:i4>
      </vt:variant>
      <vt:variant>
        <vt:i4>116</vt:i4>
      </vt:variant>
      <vt:variant>
        <vt:i4>0</vt:i4>
      </vt:variant>
      <vt:variant>
        <vt:i4>5</vt:i4>
      </vt:variant>
      <vt:variant>
        <vt:lpwstr/>
      </vt:variant>
      <vt:variant>
        <vt:lpwstr>_Toc201143095</vt:lpwstr>
      </vt:variant>
      <vt:variant>
        <vt:i4>1835063</vt:i4>
      </vt:variant>
      <vt:variant>
        <vt:i4>110</vt:i4>
      </vt:variant>
      <vt:variant>
        <vt:i4>0</vt:i4>
      </vt:variant>
      <vt:variant>
        <vt:i4>5</vt:i4>
      </vt:variant>
      <vt:variant>
        <vt:lpwstr/>
      </vt:variant>
      <vt:variant>
        <vt:lpwstr>_Toc201143094</vt:lpwstr>
      </vt:variant>
      <vt:variant>
        <vt:i4>1835063</vt:i4>
      </vt:variant>
      <vt:variant>
        <vt:i4>104</vt:i4>
      </vt:variant>
      <vt:variant>
        <vt:i4>0</vt:i4>
      </vt:variant>
      <vt:variant>
        <vt:i4>5</vt:i4>
      </vt:variant>
      <vt:variant>
        <vt:lpwstr/>
      </vt:variant>
      <vt:variant>
        <vt:lpwstr>_Toc201143093</vt:lpwstr>
      </vt:variant>
      <vt:variant>
        <vt:i4>1835063</vt:i4>
      </vt:variant>
      <vt:variant>
        <vt:i4>98</vt:i4>
      </vt:variant>
      <vt:variant>
        <vt:i4>0</vt:i4>
      </vt:variant>
      <vt:variant>
        <vt:i4>5</vt:i4>
      </vt:variant>
      <vt:variant>
        <vt:lpwstr/>
      </vt:variant>
      <vt:variant>
        <vt:lpwstr>_Toc201143092</vt:lpwstr>
      </vt:variant>
      <vt:variant>
        <vt:i4>1835063</vt:i4>
      </vt:variant>
      <vt:variant>
        <vt:i4>92</vt:i4>
      </vt:variant>
      <vt:variant>
        <vt:i4>0</vt:i4>
      </vt:variant>
      <vt:variant>
        <vt:i4>5</vt:i4>
      </vt:variant>
      <vt:variant>
        <vt:lpwstr/>
      </vt:variant>
      <vt:variant>
        <vt:lpwstr>_Toc201143091</vt:lpwstr>
      </vt:variant>
      <vt:variant>
        <vt:i4>1835063</vt:i4>
      </vt:variant>
      <vt:variant>
        <vt:i4>86</vt:i4>
      </vt:variant>
      <vt:variant>
        <vt:i4>0</vt:i4>
      </vt:variant>
      <vt:variant>
        <vt:i4>5</vt:i4>
      </vt:variant>
      <vt:variant>
        <vt:lpwstr/>
      </vt:variant>
      <vt:variant>
        <vt:lpwstr>_Toc201143090</vt:lpwstr>
      </vt:variant>
      <vt:variant>
        <vt:i4>1900599</vt:i4>
      </vt:variant>
      <vt:variant>
        <vt:i4>80</vt:i4>
      </vt:variant>
      <vt:variant>
        <vt:i4>0</vt:i4>
      </vt:variant>
      <vt:variant>
        <vt:i4>5</vt:i4>
      </vt:variant>
      <vt:variant>
        <vt:lpwstr/>
      </vt:variant>
      <vt:variant>
        <vt:lpwstr>_Toc201143089</vt:lpwstr>
      </vt:variant>
      <vt:variant>
        <vt:i4>1900599</vt:i4>
      </vt:variant>
      <vt:variant>
        <vt:i4>74</vt:i4>
      </vt:variant>
      <vt:variant>
        <vt:i4>0</vt:i4>
      </vt:variant>
      <vt:variant>
        <vt:i4>5</vt:i4>
      </vt:variant>
      <vt:variant>
        <vt:lpwstr/>
      </vt:variant>
      <vt:variant>
        <vt:lpwstr>_Toc201143088</vt:lpwstr>
      </vt:variant>
      <vt:variant>
        <vt:i4>1900599</vt:i4>
      </vt:variant>
      <vt:variant>
        <vt:i4>68</vt:i4>
      </vt:variant>
      <vt:variant>
        <vt:i4>0</vt:i4>
      </vt:variant>
      <vt:variant>
        <vt:i4>5</vt:i4>
      </vt:variant>
      <vt:variant>
        <vt:lpwstr/>
      </vt:variant>
      <vt:variant>
        <vt:lpwstr>_Toc201143087</vt:lpwstr>
      </vt:variant>
      <vt:variant>
        <vt:i4>1900599</vt:i4>
      </vt:variant>
      <vt:variant>
        <vt:i4>62</vt:i4>
      </vt:variant>
      <vt:variant>
        <vt:i4>0</vt:i4>
      </vt:variant>
      <vt:variant>
        <vt:i4>5</vt:i4>
      </vt:variant>
      <vt:variant>
        <vt:lpwstr/>
      </vt:variant>
      <vt:variant>
        <vt:lpwstr>_Toc201143086</vt:lpwstr>
      </vt:variant>
      <vt:variant>
        <vt:i4>1900599</vt:i4>
      </vt:variant>
      <vt:variant>
        <vt:i4>56</vt:i4>
      </vt:variant>
      <vt:variant>
        <vt:i4>0</vt:i4>
      </vt:variant>
      <vt:variant>
        <vt:i4>5</vt:i4>
      </vt:variant>
      <vt:variant>
        <vt:lpwstr/>
      </vt:variant>
      <vt:variant>
        <vt:lpwstr>_Toc201143085</vt:lpwstr>
      </vt:variant>
      <vt:variant>
        <vt:i4>1900599</vt:i4>
      </vt:variant>
      <vt:variant>
        <vt:i4>50</vt:i4>
      </vt:variant>
      <vt:variant>
        <vt:i4>0</vt:i4>
      </vt:variant>
      <vt:variant>
        <vt:i4>5</vt:i4>
      </vt:variant>
      <vt:variant>
        <vt:lpwstr/>
      </vt:variant>
      <vt:variant>
        <vt:lpwstr>_Toc201143084</vt:lpwstr>
      </vt:variant>
      <vt:variant>
        <vt:i4>1900599</vt:i4>
      </vt:variant>
      <vt:variant>
        <vt:i4>44</vt:i4>
      </vt:variant>
      <vt:variant>
        <vt:i4>0</vt:i4>
      </vt:variant>
      <vt:variant>
        <vt:i4>5</vt:i4>
      </vt:variant>
      <vt:variant>
        <vt:lpwstr/>
      </vt:variant>
      <vt:variant>
        <vt:lpwstr>_Toc201143083</vt:lpwstr>
      </vt:variant>
      <vt:variant>
        <vt:i4>1900599</vt:i4>
      </vt:variant>
      <vt:variant>
        <vt:i4>38</vt:i4>
      </vt:variant>
      <vt:variant>
        <vt:i4>0</vt:i4>
      </vt:variant>
      <vt:variant>
        <vt:i4>5</vt:i4>
      </vt:variant>
      <vt:variant>
        <vt:lpwstr/>
      </vt:variant>
      <vt:variant>
        <vt:lpwstr>_Toc201143082</vt:lpwstr>
      </vt:variant>
      <vt:variant>
        <vt:i4>1900599</vt:i4>
      </vt:variant>
      <vt:variant>
        <vt:i4>32</vt:i4>
      </vt:variant>
      <vt:variant>
        <vt:i4>0</vt:i4>
      </vt:variant>
      <vt:variant>
        <vt:i4>5</vt:i4>
      </vt:variant>
      <vt:variant>
        <vt:lpwstr/>
      </vt:variant>
      <vt:variant>
        <vt:lpwstr>_Toc201143081</vt:lpwstr>
      </vt:variant>
      <vt:variant>
        <vt:i4>1900599</vt:i4>
      </vt:variant>
      <vt:variant>
        <vt:i4>26</vt:i4>
      </vt:variant>
      <vt:variant>
        <vt:i4>0</vt:i4>
      </vt:variant>
      <vt:variant>
        <vt:i4>5</vt:i4>
      </vt:variant>
      <vt:variant>
        <vt:lpwstr/>
      </vt:variant>
      <vt:variant>
        <vt:lpwstr>_Toc201143080</vt:lpwstr>
      </vt:variant>
      <vt:variant>
        <vt:i4>1179703</vt:i4>
      </vt:variant>
      <vt:variant>
        <vt:i4>20</vt:i4>
      </vt:variant>
      <vt:variant>
        <vt:i4>0</vt:i4>
      </vt:variant>
      <vt:variant>
        <vt:i4>5</vt:i4>
      </vt:variant>
      <vt:variant>
        <vt:lpwstr/>
      </vt:variant>
      <vt:variant>
        <vt:lpwstr>_Toc201143079</vt:lpwstr>
      </vt:variant>
      <vt:variant>
        <vt:i4>1179703</vt:i4>
      </vt:variant>
      <vt:variant>
        <vt:i4>14</vt:i4>
      </vt:variant>
      <vt:variant>
        <vt:i4>0</vt:i4>
      </vt:variant>
      <vt:variant>
        <vt:i4>5</vt:i4>
      </vt:variant>
      <vt:variant>
        <vt:lpwstr/>
      </vt:variant>
      <vt:variant>
        <vt:lpwstr>_Toc201143078</vt:lpwstr>
      </vt:variant>
      <vt:variant>
        <vt:i4>1179703</vt:i4>
      </vt:variant>
      <vt:variant>
        <vt:i4>8</vt:i4>
      </vt:variant>
      <vt:variant>
        <vt:i4>0</vt:i4>
      </vt:variant>
      <vt:variant>
        <vt:i4>5</vt:i4>
      </vt:variant>
      <vt:variant>
        <vt:lpwstr/>
      </vt:variant>
      <vt:variant>
        <vt:lpwstr>_Toc201143077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Dokumentenvorlage: Studien- und Diplomarbeiten</dc:title>
  <dc:subject>Dokumentenvorlage</dc:subject>
  <dc:creator/>
  <cp:lastModifiedBy/>
  <cp:revision>1</cp:revision>
  <dcterms:created xsi:type="dcterms:W3CDTF">2019-02-05T19:10:00Z</dcterms:created>
  <dcterms:modified xsi:type="dcterms:W3CDTF">2019-02-06T08:23:00Z</dcterms:modified>
</cp:coreProperties>
</file>